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D774A9" w14:textId="77777777" w:rsidR="00F131C5" w:rsidRPr="002823E5" w:rsidRDefault="00C546B4">
      <w:pPr>
        <w:pStyle w:val="Heading1"/>
        <w:rPr>
          <w:color w:val="000000" w:themeColor="text1"/>
          <w:sz w:val="36"/>
          <w:szCs w:val="36"/>
        </w:rPr>
      </w:pPr>
      <w:bookmarkStart w:id="0" w:name="_ljfc1igkjiiu" w:colFirst="0" w:colLast="0"/>
      <w:bookmarkEnd w:id="0"/>
      <w:r>
        <w:rPr>
          <w:color w:val="000000" w:themeColor="text1"/>
          <w:sz w:val="36"/>
          <w:szCs w:val="36"/>
        </w:rPr>
        <w:t>КОНЦЕПЦИЯ И ТРЕБОВАНИЯ К ОРГАНИЗАЦИИ ЛАБОРАТОРНОГО КОМПЛЕКСА (GREEN LAB)</w:t>
      </w:r>
    </w:p>
    <w:p w14:paraId="33A341E0" w14:textId="77777777" w:rsidR="00F131C5" w:rsidRPr="002823E5" w:rsidRDefault="00C546B4">
      <w:pPr>
        <w:pStyle w:val="Heading2"/>
        <w:rPr>
          <w:color w:val="000000" w:themeColor="text1"/>
        </w:rPr>
      </w:pPr>
      <w:bookmarkStart w:id="1" w:name="_y7896vr47jt" w:colFirst="0" w:colLast="0"/>
      <w:bookmarkEnd w:id="1"/>
      <w:r>
        <w:rPr>
          <w:color w:val="000000" w:themeColor="text1"/>
        </w:rPr>
        <w:t>I. Раздел: Цели и задачи лаборатории</w:t>
      </w:r>
    </w:p>
    <w:p w14:paraId="1922F6FC" w14:textId="77777777" w:rsidR="00F131C5" w:rsidRPr="002823E5" w:rsidRDefault="00C546B4">
      <w:pPr>
        <w:pStyle w:val="Heading3"/>
        <w:rPr>
          <w:color w:val="000000" w:themeColor="text1"/>
        </w:rPr>
      </w:pPr>
      <w:bookmarkStart w:id="2" w:name="_ufnualp1p8j7" w:colFirst="0" w:colLast="0"/>
      <w:bookmarkEnd w:id="2"/>
      <w:r>
        <w:rPr>
          <w:color w:val="000000" w:themeColor="text1"/>
        </w:rPr>
        <w:t>1.1. Виды анализов (Краткое резюме)</w:t>
      </w:r>
    </w:p>
    <w:p w14:paraId="6D69D565" w14:textId="77777777" w:rsidR="00F131C5" w:rsidRPr="002823E5" w:rsidRDefault="00C546B4">
      <w:pPr>
        <w:rPr>
          <w:color w:val="000000" w:themeColor="text1"/>
        </w:rPr>
      </w:pPr>
      <w:r>
        <w:rPr>
          <w:color w:val="000000" w:themeColor="text1"/>
        </w:rPr>
        <w:t>Лаборатория создается как высокотехнологичный референс-центр, осуществляющий переход от рутинной "мокрой химии" к экспертной инструментальной аналитике. Оснащение приборами исследовательского класса (ГХ-МС/МС, ЖХ-МС/МС, ИСП-МС, WDXRF) позволяет закрывать задачи как государственного некоммерческого мониторинга, так и высокомаржинального экологического консалтинга (B2B).</w:t>
      </w:r>
    </w:p>
    <w:p w14:paraId="102C7835" w14:textId="77777777" w:rsidR="00F131C5" w:rsidRPr="002823E5" w:rsidRDefault="00F131C5">
      <w:pPr>
        <w:widowControl w:val="0"/>
        <w:pBdr>
          <w:top w:val="nil"/>
          <w:left w:val="nil"/>
          <w:bottom w:val="nil"/>
          <w:right w:val="nil"/>
          <w:between w:val="nil"/>
        </w:pBdr>
        <w:rPr>
          <w:color w:val="000000" w:themeColor="text1"/>
        </w:rPr>
      </w:pPr>
    </w:p>
    <w:p w14:paraId="150C4E1E" w14:textId="77777777" w:rsidR="00F131C5" w:rsidRPr="002823E5" w:rsidRDefault="00C546B4">
      <w:pPr>
        <w:rPr>
          <w:color w:val="000000" w:themeColor="text1"/>
        </w:rPr>
      </w:pPr>
      <w:r>
        <w:rPr>
          <w:color w:val="000000" w:themeColor="text1"/>
        </w:rPr>
        <w:t>Лаборатория будет осуществлять комплексный анализ по 5 основным матрицам:</w:t>
      </w:r>
    </w:p>
    <w:p w14:paraId="141D859B" w14:textId="77777777" w:rsidR="00F131C5" w:rsidRPr="002823E5" w:rsidRDefault="00F131C5">
      <w:pPr>
        <w:widowControl w:val="0"/>
        <w:pBdr>
          <w:top w:val="nil"/>
          <w:left w:val="nil"/>
          <w:bottom w:val="nil"/>
          <w:right w:val="nil"/>
          <w:between w:val="nil"/>
        </w:pBdr>
        <w:rPr>
          <w:color w:val="000000" w:themeColor="text1"/>
        </w:rPr>
      </w:pPr>
    </w:p>
    <w:p w14:paraId="4B9B4155" w14:textId="77777777" w:rsidR="00F131C5" w:rsidRPr="002823E5" w:rsidRDefault="00C546B4">
      <w:pPr>
        <w:numPr>
          <w:ilvl w:val="0"/>
          <w:numId w:val="1"/>
        </w:numPr>
        <w:rPr>
          <w:color w:val="000000" w:themeColor="text1"/>
        </w:rPr>
      </w:pPr>
      <w:r>
        <w:rPr>
          <w:b/>
          <w:bCs/>
          <w:color w:val="000000" w:themeColor="text1"/>
        </w:rPr>
        <w:t>Атмосферный воздух:</w:t>
      </w:r>
      <w:r>
        <w:rPr>
          <w:color w:val="000000" w:themeColor="text1"/>
        </w:rPr>
        <w:t xml:space="preserve"> Выявление точных источников загрязнения (химический фингерпринтинг), дистанционное лазерное зондирование, анализ тяжелых металлов и летучих органических соединений (ЛОС).</w:t>
      </w:r>
    </w:p>
    <w:p w14:paraId="1E26324C" w14:textId="77777777" w:rsidR="00F131C5" w:rsidRPr="002823E5" w:rsidRDefault="00C546B4">
      <w:pPr>
        <w:numPr>
          <w:ilvl w:val="0"/>
          <w:numId w:val="1"/>
        </w:numPr>
        <w:rPr>
          <w:color w:val="000000" w:themeColor="text1"/>
        </w:rPr>
      </w:pPr>
      <w:r>
        <w:rPr>
          <w:b/>
          <w:bCs/>
          <w:color w:val="000000" w:themeColor="text1"/>
        </w:rPr>
        <w:t>Промышленные выбросы:</w:t>
      </w:r>
      <w:r>
        <w:rPr>
          <w:color w:val="000000" w:themeColor="text1"/>
        </w:rPr>
        <w:t xml:space="preserve"> Экспресс-контроль труб и углубленный аудит выбросов для расчета экологических налогов.</w:t>
      </w:r>
    </w:p>
    <w:p w14:paraId="3A644DF9" w14:textId="77777777" w:rsidR="00F131C5" w:rsidRPr="002823E5" w:rsidRDefault="00C546B4">
      <w:pPr>
        <w:numPr>
          <w:ilvl w:val="0"/>
          <w:numId w:val="1"/>
        </w:numPr>
        <w:rPr>
          <w:color w:val="000000" w:themeColor="text1"/>
        </w:rPr>
      </w:pPr>
      <w:r>
        <w:rPr>
          <w:b/>
          <w:bCs/>
          <w:color w:val="000000" w:themeColor="text1"/>
        </w:rPr>
        <w:t>Воздух рабочей зоны:</w:t>
      </w:r>
      <w:r>
        <w:rPr>
          <w:color w:val="000000" w:themeColor="text1"/>
        </w:rPr>
        <w:t xml:space="preserve"> Обязательная аттестация рабочих мест на промышленных предприятиях.</w:t>
      </w:r>
    </w:p>
    <w:p w14:paraId="3510246C" w14:textId="77777777" w:rsidR="00F131C5" w:rsidRPr="002823E5" w:rsidRDefault="00C546B4">
      <w:pPr>
        <w:numPr>
          <w:ilvl w:val="0"/>
          <w:numId w:val="1"/>
        </w:numPr>
        <w:rPr>
          <w:color w:val="000000" w:themeColor="text1"/>
        </w:rPr>
      </w:pPr>
      <w:r>
        <w:rPr>
          <w:b/>
          <w:bCs/>
          <w:color w:val="000000" w:themeColor="text1"/>
        </w:rPr>
        <w:t>Природные и сточные воды:</w:t>
      </w:r>
      <w:r>
        <w:rPr>
          <w:color w:val="000000" w:themeColor="text1"/>
        </w:rPr>
        <w:t xml:space="preserve"> Ультраследовой анализ на тяжелые металлы (до ppt), экотоксикология и ионное профилирование.</w:t>
      </w:r>
    </w:p>
    <w:p w14:paraId="47520A57" w14:textId="77777777" w:rsidR="00F131C5" w:rsidRPr="002823E5" w:rsidRDefault="00C546B4">
      <w:pPr>
        <w:numPr>
          <w:ilvl w:val="0"/>
          <w:numId w:val="1"/>
        </w:numPr>
        <w:rPr>
          <w:color w:val="000000" w:themeColor="text1"/>
        </w:rPr>
      </w:pPr>
      <w:r>
        <w:rPr>
          <w:b/>
          <w:bCs/>
          <w:color w:val="000000" w:themeColor="text1"/>
        </w:rPr>
        <w:t>Почвы и отходы:</w:t>
      </w:r>
      <w:r>
        <w:rPr>
          <w:color w:val="000000" w:themeColor="text1"/>
        </w:rPr>
        <w:t xml:space="preserve"> Валовой элементный анализ, расчет углеродного следа (ESG) и выявление стойких агрохимикатов.</w:t>
      </w:r>
    </w:p>
    <w:p w14:paraId="316393E8" w14:textId="77777777" w:rsidR="00F131C5" w:rsidRPr="002823E5" w:rsidRDefault="00C546B4">
      <w:pPr>
        <w:pStyle w:val="Heading3"/>
        <w:rPr>
          <w:color w:val="000000" w:themeColor="text1"/>
        </w:rPr>
      </w:pPr>
      <w:bookmarkStart w:id="3" w:name="_h0t0u68e1qft" w:colFirst="0" w:colLast="0"/>
      <w:bookmarkEnd w:id="3"/>
      <w:r>
        <w:rPr>
          <w:color w:val="000000" w:themeColor="text1"/>
        </w:rPr>
        <w:t>1.2. Табличный вариант видов анализов</w:t>
      </w:r>
    </w:p>
    <w:p w14:paraId="542DFF20" w14:textId="77777777" w:rsidR="00F131C5" w:rsidRPr="002823E5" w:rsidRDefault="00C546B4">
      <w:pPr>
        <w:rPr>
          <w:color w:val="000000" w:themeColor="text1"/>
        </w:rPr>
      </w:pPr>
      <w:r>
        <w:rPr>
          <w:color w:val="000000" w:themeColor="text1"/>
        </w:rPr>
        <w:t>Данные классифицированы на основе аналитических задач и сфер применения.</w:t>
      </w:r>
    </w:p>
    <w:p w14:paraId="03A15249" w14:textId="77777777" w:rsidR="00F131C5" w:rsidRPr="002823E5" w:rsidRDefault="00F131C5">
      <w:pPr>
        <w:widowControl w:val="0"/>
        <w:pBdr>
          <w:top w:val="nil"/>
          <w:left w:val="nil"/>
          <w:bottom w:val="nil"/>
          <w:right w:val="nil"/>
          <w:between w:val="nil"/>
        </w:pBdr>
        <w:rPr>
          <w:color w:val="000000" w:themeColor="text1"/>
        </w:rPr>
      </w:pPr>
    </w:p>
    <w:tbl>
      <w:tblPr>
        <w:tblStyle w:val="a"/>
        <w:tblW w:w="96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2058"/>
        <w:gridCol w:w="1872"/>
        <w:gridCol w:w="1955"/>
      </w:tblGrid>
      <w:tr w:rsidR="002823E5" w:rsidRPr="002823E5" w14:paraId="06E5201B" w14:textId="77777777" w:rsidTr="00C546B4">
        <w:trPr>
          <w:tblHeader/>
        </w:trPr>
        <w:tc>
          <w:tcPr>
            <w:tcW w:w="1872" w:type="dxa"/>
            <w:tcMar>
              <w:top w:w="100" w:type="dxa"/>
              <w:left w:w="100" w:type="dxa"/>
              <w:bottom w:w="100" w:type="dxa"/>
              <w:right w:w="100" w:type="dxa"/>
            </w:tcMar>
          </w:tcPr>
          <w:p w14:paraId="5EDE5DF6" w14:textId="77777777" w:rsidR="00F131C5" w:rsidRPr="002823E5" w:rsidRDefault="00C546B4">
            <w:pPr>
              <w:rPr>
                <w:b/>
                <w:bCs/>
                <w:color w:val="000000" w:themeColor="text1"/>
                <w:sz w:val="20"/>
                <w:szCs w:val="20"/>
              </w:rPr>
            </w:pPr>
            <w:r>
              <w:rPr>
                <w:b/>
                <w:bCs/>
                <w:color w:val="000000" w:themeColor="text1"/>
                <w:sz w:val="20"/>
                <w:szCs w:val="20"/>
              </w:rPr>
              <w:t>Объект исследования / Матрица</w:t>
            </w:r>
          </w:p>
        </w:tc>
        <w:tc>
          <w:tcPr>
            <w:tcW w:w="1872" w:type="dxa"/>
            <w:tcMar>
              <w:top w:w="100" w:type="dxa"/>
              <w:left w:w="100" w:type="dxa"/>
              <w:bottom w:w="100" w:type="dxa"/>
              <w:right w:w="100" w:type="dxa"/>
            </w:tcMar>
          </w:tcPr>
          <w:p w14:paraId="13C77CFD" w14:textId="77777777" w:rsidR="00F131C5" w:rsidRPr="002823E5" w:rsidRDefault="00C546B4">
            <w:pPr>
              <w:rPr>
                <w:b/>
                <w:bCs/>
                <w:color w:val="000000" w:themeColor="text1"/>
                <w:sz w:val="20"/>
                <w:szCs w:val="20"/>
              </w:rPr>
            </w:pPr>
            <w:r>
              <w:rPr>
                <w:b/>
                <w:bCs/>
                <w:color w:val="000000" w:themeColor="text1"/>
                <w:sz w:val="20"/>
                <w:szCs w:val="20"/>
              </w:rPr>
              <w:t>Направление анализа</w:t>
            </w:r>
          </w:p>
        </w:tc>
        <w:tc>
          <w:tcPr>
            <w:tcW w:w="2058" w:type="dxa"/>
            <w:tcMar>
              <w:top w:w="100" w:type="dxa"/>
              <w:left w:w="100" w:type="dxa"/>
              <w:bottom w:w="100" w:type="dxa"/>
              <w:right w:w="100" w:type="dxa"/>
            </w:tcMar>
          </w:tcPr>
          <w:p w14:paraId="6712A87C" w14:textId="77777777" w:rsidR="00F131C5" w:rsidRPr="002823E5" w:rsidRDefault="00C546B4">
            <w:pPr>
              <w:rPr>
                <w:b/>
                <w:bCs/>
                <w:color w:val="000000" w:themeColor="text1"/>
                <w:sz w:val="20"/>
                <w:szCs w:val="20"/>
              </w:rPr>
            </w:pPr>
            <w:r>
              <w:rPr>
                <w:b/>
                <w:bCs/>
                <w:color w:val="000000" w:themeColor="text1"/>
                <w:sz w:val="20"/>
                <w:szCs w:val="20"/>
              </w:rPr>
              <w:t>Описание и назначение</w:t>
            </w:r>
          </w:p>
        </w:tc>
        <w:tc>
          <w:tcPr>
            <w:tcW w:w="1872" w:type="dxa"/>
            <w:tcMar>
              <w:top w:w="100" w:type="dxa"/>
              <w:left w:w="100" w:type="dxa"/>
              <w:bottom w:w="100" w:type="dxa"/>
              <w:right w:w="100" w:type="dxa"/>
            </w:tcMar>
          </w:tcPr>
          <w:p w14:paraId="51D68E30" w14:textId="77777777" w:rsidR="00F131C5" w:rsidRPr="002823E5" w:rsidRDefault="00C546B4">
            <w:pPr>
              <w:rPr>
                <w:b/>
                <w:bCs/>
                <w:color w:val="000000" w:themeColor="text1"/>
                <w:sz w:val="20"/>
                <w:szCs w:val="20"/>
              </w:rPr>
            </w:pPr>
            <w:r>
              <w:rPr>
                <w:b/>
                <w:bCs/>
                <w:color w:val="000000" w:themeColor="text1"/>
                <w:sz w:val="20"/>
                <w:szCs w:val="20"/>
              </w:rPr>
              <w:t>Для чего применяется (сфера применения)</w:t>
            </w:r>
          </w:p>
        </w:tc>
        <w:tc>
          <w:tcPr>
            <w:tcW w:w="1955" w:type="dxa"/>
            <w:tcMar>
              <w:top w:w="100" w:type="dxa"/>
              <w:left w:w="100" w:type="dxa"/>
              <w:bottom w:w="100" w:type="dxa"/>
              <w:right w:w="100" w:type="dxa"/>
            </w:tcMar>
          </w:tcPr>
          <w:p w14:paraId="2F19ABEB" w14:textId="77777777" w:rsidR="00F131C5" w:rsidRPr="002823E5" w:rsidRDefault="00C546B4">
            <w:pPr>
              <w:rPr>
                <w:b/>
                <w:bCs/>
                <w:color w:val="000000" w:themeColor="text1"/>
                <w:sz w:val="20"/>
                <w:szCs w:val="20"/>
              </w:rPr>
            </w:pPr>
            <w:r>
              <w:rPr>
                <w:b/>
                <w:bCs/>
                <w:color w:val="000000" w:themeColor="text1"/>
                <w:sz w:val="20"/>
                <w:szCs w:val="20"/>
              </w:rPr>
              <w:t>Как можно применить результаты (практическая польза)</w:t>
            </w:r>
          </w:p>
        </w:tc>
      </w:tr>
      <w:tr w:rsidR="002823E5" w:rsidRPr="002823E5" w14:paraId="45013C50" w14:textId="77777777" w:rsidTr="00C546B4">
        <w:tc>
          <w:tcPr>
            <w:tcW w:w="1872" w:type="dxa"/>
            <w:tcMar>
              <w:top w:w="100" w:type="dxa"/>
              <w:left w:w="100" w:type="dxa"/>
              <w:bottom w:w="100" w:type="dxa"/>
              <w:right w:w="100" w:type="dxa"/>
            </w:tcMar>
          </w:tcPr>
          <w:p w14:paraId="1F0D5519" w14:textId="77777777" w:rsidR="00F131C5" w:rsidRPr="002823E5" w:rsidRDefault="00C546B4">
            <w:pPr>
              <w:rPr>
                <w:color w:val="000000" w:themeColor="text1"/>
                <w:sz w:val="20"/>
                <w:szCs w:val="20"/>
              </w:rPr>
            </w:pPr>
            <w:r>
              <w:rPr>
                <w:b/>
                <w:bCs/>
                <w:color w:val="000000" w:themeColor="text1"/>
                <w:sz w:val="20"/>
                <w:szCs w:val="20"/>
              </w:rPr>
              <w:t>1. Атмосферный воздух (Фоновое загрязнение)</w:t>
            </w:r>
          </w:p>
        </w:tc>
        <w:tc>
          <w:tcPr>
            <w:tcW w:w="1872" w:type="dxa"/>
            <w:tcMar>
              <w:top w:w="100" w:type="dxa"/>
              <w:left w:w="100" w:type="dxa"/>
              <w:bottom w:w="100" w:type="dxa"/>
              <w:right w:w="100" w:type="dxa"/>
            </w:tcMar>
          </w:tcPr>
          <w:p w14:paraId="5D8656C7" w14:textId="77777777" w:rsidR="00F131C5" w:rsidRPr="002823E5" w:rsidRDefault="00C546B4">
            <w:pPr>
              <w:rPr>
                <w:color w:val="000000" w:themeColor="text1"/>
                <w:sz w:val="20"/>
                <w:szCs w:val="20"/>
              </w:rPr>
            </w:pPr>
            <w:r>
              <w:rPr>
                <w:color w:val="000000" w:themeColor="text1"/>
                <w:sz w:val="20"/>
                <w:szCs w:val="20"/>
              </w:rPr>
              <w:t>Гравиметрический и дисперсионный анализ аэрозолей</w:t>
            </w:r>
          </w:p>
        </w:tc>
        <w:tc>
          <w:tcPr>
            <w:tcW w:w="2058" w:type="dxa"/>
            <w:tcMar>
              <w:top w:w="100" w:type="dxa"/>
              <w:left w:w="100" w:type="dxa"/>
              <w:bottom w:w="100" w:type="dxa"/>
              <w:right w:w="100" w:type="dxa"/>
            </w:tcMar>
          </w:tcPr>
          <w:p w14:paraId="05BC0110" w14:textId="77777777" w:rsidR="00F131C5" w:rsidRPr="002823E5" w:rsidRDefault="00C546B4">
            <w:pPr>
              <w:rPr>
                <w:color w:val="000000" w:themeColor="text1"/>
                <w:sz w:val="20"/>
                <w:szCs w:val="20"/>
              </w:rPr>
            </w:pPr>
            <w:r>
              <w:rPr>
                <w:color w:val="000000" w:themeColor="text1"/>
                <w:sz w:val="20"/>
                <w:szCs w:val="20"/>
              </w:rPr>
              <w:t>Непрерывный и дискретный контроль массовой концентрации взвешенных частиц (PM10, PM2.5).</w:t>
            </w:r>
          </w:p>
        </w:tc>
        <w:tc>
          <w:tcPr>
            <w:tcW w:w="1872" w:type="dxa"/>
            <w:tcMar>
              <w:top w:w="100" w:type="dxa"/>
              <w:left w:w="100" w:type="dxa"/>
              <w:bottom w:w="100" w:type="dxa"/>
              <w:right w:w="100" w:type="dxa"/>
            </w:tcMar>
          </w:tcPr>
          <w:p w14:paraId="18818474" w14:textId="77777777" w:rsidR="00F131C5" w:rsidRPr="002823E5" w:rsidRDefault="00C546B4">
            <w:pPr>
              <w:rPr>
                <w:color w:val="000000" w:themeColor="text1"/>
                <w:sz w:val="20"/>
                <w:szCs w:val="20"/>
              </w:rPr>
            </w:pPr>
            <w:r>
              <w:rPr>
                <w:color w:val="000000" w:themeColor="text1"/>
                <w:sz w:val="20"/>
                <w:szCs w:val="20"/>
              </w:rPr>
              <w:t>Фоновый мониторинг качества воздуха, оценка уровня запыленности.</w:t>
            </w:r>
          </w:p>
        </w:tc>
        <w:tc>
          <w:tcPr>
            <w:tcW w:w="1955" w:type="dxa"/>
            <w:tcMar>
              <w:top w:w="100" w:type="dxa"/>
              <w:left w:w="100" w:type="dxa"/>
              <w:bottom w:w="100" w:type="dxa"/>
              <w:right w:w="100" w:type="dxa"/>
            </w:tcMar>
          </w:tcPr>
          <w:p w14:paraId="3BC30E1D" w14:textId="77777777" w:rsidR="00F131C5" w:rsidRPr="002823E5" w:rsidRDefault="00C546B4">
            <w:pPr>
              <w:rPr>
                <w:color w:val="000000" w:themeColor="text1"/>
                <w:sz w:val="20"/>
                <w:szCs w:val="20"/>
              </w:rPr>
            </w:pPr>
            <w:r>
              <w:rPr>
                <w:color w:val="000000" w:themeColor="text1"/>
                <w:sz w:val="20"/>
                <w:szCs w:val="20"/>
              </w:rPr>
              <w:t>Расчет Индекса качества воздуха (AQI), оповещение населения о пыльных бурях.</w:t>
            </w:r>
          </w:p>
        </w:tc>
      </w:tr>
      <w:tr w:rsidR="002823E5" w:rsidRPr="002823E5" w14:paraId="13DAAAA6" w14:textId="77777777" w:rsidTr="00C546B4">
        <w:tc>
          <w:tcPr>
            <w:tcW w:w="1872" w:type="dxa"/>
            <w:tcMar>
              <w:top w:w="100" w:type="dxa"/>
              <w:left w:w="100" w:type="dxa"/>
              <w:bottom w:w="100" w:type="dxa"/>
              <w:right w:w="100" w:type="dxa"/>
            </w:tcMar>
          </w:tcPr>
          <w:p w14:paraId="5B73915E" w14:textId="77777777" w:rsidR="00F131C5" w:rsidRPr="002823E5" w:rsidRDefault="00F131C5">
            <w:pPr>
              <w:rPr>
                <w:color w:val="000000" w:themeColor="text1"/>
                <w:sz w:val="20"/>
                <w:szCs w:val="20"/>
              </w:rPr>
            </w:pPr>
          </w:p>
        </w:tc>
        <w:tc>
          <w:tcPr>
            <w:tcW w:w="1872" w:type="dxa"/>
            <w:tcMar>
              <w:top w:w="100" w:type="dxa"/>
              <w:left w:w="100" w:type="dxa"/>
              <w:bottom w:w="100" w:type="dxa"/>
              <w:right w:w="100" w:type="dxa"/>
            </w:tcMar>
          </w:tcPr>
          <w:p w14:paraId="7B9CA7D9" w14:textId="77777777" w:rsidR="00F131C5" w:rsidRPr="002823E5" w:rsidRDefault="00C546B4">
            <w:pPr>
              <w:rPr>
                <w:color w:val="000000" w:themeColor="text1"/>
                <w:sz w:val="20"/>
                <w:szCs w:val="20"/>
              </w:rPr>
            </w:pPr>
            <w:r>
              <w:rPr>
                <w:color w:val="000000" w:themeColor="text1"/>
                <w:sz w:val="20"/>
                <w:szCs w:val="20"/>
              </w:rPr>
              <w:t>Химический фингерпринтинг твердых частиц</w:t>
            </w:r>
          </w:p>
        </w:tc>
        <w:tc>
          <w:tcPr>
            <w:tcW w:w="2058" w:type="dxa"/>
            <w:tcMar>
              <w:top w:w="100" w:type="dxa"/>
              <w:left w:w="100" w:type="dxa"/>
              <w:bottom w:w="100" w:type="dxa"/>
              <w:right w:w="100" w:type="dxa"/>
            </w:tcMar>
          </w:tcPr>
          <w:p w14:paraId="43E034D4" w14:textId="77777777" w:rsidR="00F131C5" w:rsidRPr="002823E5" w:rsidRDefault="00C546B4">
            <w:pPr>
              <w:rPr>
                <w:color w:val="000000" w:themeColor="text1"/>
                <w:sz w:val="20"/>
                <w:szCs w:val="20"/>
              </w:rPr>
            </w:pPr>
            <w:r>
              <w:rPr>
                <w:color w:val="000000" w:themeColor="text1"/>
                <w:sz w:val="20"/>
                <w:szCs w:val="20"/>
              </w:rPr>
              <w:t>Тотальный неразрушающий (XRF) и ультраследовой (ICP-MS) анализ пыли на фильтрах.</w:t>
            </w:r>
          </w:p>
        </w:tc>
        <w:tc>
          <w:tcPr>
            <w:tcW w:w="1872" w:type="dxa"/>
            <w:tcMar>
              <w:top w:w="100" w:type="dxa"/>
              <w:left w:w="100" w:type="dxa"/>
              <w:bottom w:w="100" w:type="dxa"/>
              <w:right w:w="100" w:type="dxa"/>
            </w:tcMar>
          </w:tcPr>
          <w:p w14:paraId="0B5792BE" w14:textId="77777777" w:rsidR="00F131C5" w:rsidRPr="002823E5" w:rsidRDefault="00C546B4">
            <w:pPr>
              <w:rPr>
                <w:color w:val="000000" w:themeColor="text1"/>
                <w:sz w:val="20"/>
                <w:szCs w:val="20"/>
              </w:rPr>
            </w:pPr>
            <w:r>
              <w:rPr>
                <w:color w:val="000000" w:themeColor="text1"/>
                <w:sz w:val="20"/>
                <w:szCs w:val="20"/>
              </w:rPr>
              <w:t>Идентификация источников выбросов (Source Apportionment).</w:t>
            </w:r>
          </w:p>
        </w:tc>
        <w:tc>
          <w:tcPr>
            <w:tcW w:w="1955" w:type="dxa"/>
            <w:tcMar>
              <w:top w:w="100" w:type="dxa"/>
              <w:left w:w="100" w:type="dxa"/>
              <w:bottom w:w="100" w:type="dxa"/>
              <w:right w:w="100" w:type="dxa"/>
            </w:tcMar>
          </w:tcPr>
          <w:p w14:paraId="39A541D0" w14:textId="77777777" w:rsidR="00F131C5" w:rsidRPr="002823E5" w:rsidRDefault="00C546B4">
            <w:pPr>
              <w:rPr>
                <w:color w:val="000000" w:themeColor="text1"/>
                <w:sz w:val="20"/>
                <w:szCs w:val="20"/>
              </w:rPr>
            </w:pPr>
            <w:r>
              <w:rPr>
                <w:color w:val="000000" w:themeColor="text1"/>
                <w:sz w:val="20"/>
                <w:szCs w:val="20"/>
              </w:rPr>
              <w:t>Доказательная база для претензий заводам, дифференциация природной пыли от выбросов.</w:t>
            </w:r>
          </w:p>
        </w:tc>
      </w:tr>
      <w:tr w:rsidR="002823E5" w:rsidRPr="002823E5" w14:paraId="168E254C" w14:textId="77777777" w:rsidTr="00C546B4">
        <w:tc>
          <w:tcPr>
            <w:tcW w:w="1872" w:type="dxa"/>
            <w:tcMar>
              <w:top w:w="100" w:type="dxa"/>
              <w:left w:w="100" w:type="dxa"/>
              <w:bottom w:w="100" w:type="dxa"/>
              <w:right w:w="100" w:type="dxa"/>
            </w:tcMar>
          </w:tcPr>
          <w:p w14:paraId="46D14CDD" w14:textId="77777777" w:rsidR="00F131C5" w:rsidRPr="002823E5" w:rsidRDefault="00F131C5">
            <w:pPr>
              <w:rPr>
                <w:color w:val="000000" w:themeColor="text1"/>
                <w:sz w:val="20"/>
                <w:szCs w:val="20"/>
              </w:rPr>
            </w:pPr>
          </w:p>
        </w:tc>
        <w:tc>
          <w:tcPr>
            <w:tcW w:w="1872" w:type="dxa"/>
            <w:tcMar>
              <w:top w:w="100" w:type="dxa"/>
              <w:left w:w="100" w:type="dxa"/>
              <w:bottom w:w="100" w:type="dxa"/>
              <w:right w:w="100" w:type="dxa"/>
            </w:tcMar>
          </w:tcPr>
          <w:p w14:paraId="667E9AB7" w14:textId="77777777" w:rsidR="00F131C5" w:rsidRPr="002823E5" w:rsidRDefault="00C546B4">
            <w:pPr>
              <w:rPr>
                <w:color w:val="000000" w:themeColor="text1"/>
                <w:sz w:val="20"/>
                <w:szCs w:val="20"/>
              </w:rPr>
            </w:pPr>
            <w:r>
              <w:rPr>
                <w:color w:val="000000" w:themeColor="text1"/>
                <w:sz w:val="20"/>
                <w:szCs w:val="20"/>
              </w:rPr>
              <w:t>Скрининг ЛОС и ПЛОС</w:t>
            </w:r>
          </w:p>
        </w:tc>
        <w:tc>
          <w:tcPr>
            <w:tcW w:w="2058" w:type="dxa"/>
            <w:tcMar>
              <w:top w:w="100" w:type="dxa"/>
              <w:left w:w="100" w:type="dxa"/>
              <w:bottom w:w="100" w:type="dxa"/>
              <w:right w:w="100" w:type="dxa"/>
            </w:tcMar>
          </w:tcPr>
          <w:p w14:paraId="220255EB" w14:textId="77777777" w:rsidR="00F131C5" w:rsidRPr="002823E5" w:rsidRDefault="00C546B4">
            <w:pPr>
              <w:rPr>
                <w:color w:val="000000" w:themeColor="text1"/>
                <w:sz w:val="20"/>
                <w:szCs w:val="20"/>
              </w:rPr>
            </w:pPr>
            <w:r>
              <w:rPr>
                <w:color w:val="000000" w:themeColor="text1"/>
                <w:sz w:val="20"/>
                <w:szCs w:val="20"/>
              </w:rPr>
              <w:t>Определение стойких органических загрязнителей (СОЗ) и канцерогенов.</w:t>
            </w:r>
          </w:p>
        </w:tc>
        <w:tc>
          <w:tcPr>
            <w:tcW w:w="1872" w:type="dxa"/>
            <w:tcMar>
              <w:top w:w="100" w:type="dxa"/>
              <w:left w:w="100" w:type="dxa"/>
              <w:bottom w:w="100" w:type="dxa"/>
              <w:right w:w="100" w:type="dxa"/>
            </w:tcMar>
          </w:tcPr>
          <w:p w14:paraId="4EA6E060" w14:textId="77777777" w:rsidR="00F131C5" w:rsidRPr="002823E5" w:rsidRDefault="00C546B4">
            <w:pPr>
              <w:rPr>
                <w:color w:val="000000" w:themeColor="text1"/>
                <w:sz w:val="20"/>
                <w:szCs w:val="20"/>
              </w:rPr>
            </w:pPr>
            <w:r>
              <w:rPr>
                <w:color w:val="000000" w:themeColor="text1"/>
                <w:sz w:val="20"/>
                <w:szCs w:val="20"/>
              </w:rPr>
              <w:t>Контроль специфических химических загрязнений в городе (запахи, свалки).</w:t>
            </w:r>
          </w:p>
        </w:tc>
        <w:tc>
          <w:tcPr>
            <w:tcW w:w="1955" w:type="dxa"/>
            <w:tcMar>
              <w:top w:w="100" w:type="dxa"/>
              <w:left w:w="100" w:type="dxa"/>
              <w:bottom w:w="100" w:type="dxa"/>
              <w:right w:w="100" w:type="dxa"/>
            </w:tcMar>
          </w:tcPr>
          <w:p w14:paraId="72FAB211" w14:textId="77777777" w:rsidR="00F131C5" w:rsidRPr="002823E5" w:rsidRDefault="00C546B4">
            <w:pPr>
              <w:rPr>
                <w:color w:val="000000" w:themeColor="text1"/>
                <w:sz w:val="20"/>
                <w:szCs w:val="20"/>
              </w:rPr>
            </w:pPr>
            <w:r>
              <w:rPr>
                <w:color w:val="000000" w:themeColor="text1"/>
                <w:sz w:val="20"/>
                <w:szCs w:val="20"/>
              </w:rPr>
              <w:t>Защита населения от канцерогенов, установление границ СЗЗ.</w:t>
            </w:r>
          </w:p>
        </w:tc>
      </w:tr>
      <w:tr w:rsidR="002823E5" w:rsidRPr="002823E5" w14:paraId="2235477C" w14:textId="77777777" w:rsidTr="00C546B4">
        <w:tc>
          <w:tcPr>
            <w:tcW w:w="1872" w:type="dxa"/>
            <w:tcMar>
              <w:top w:w="100" w:type="dxa"/>
              <w:left w:w="100" w:type="dxa"/>
              <w:bottom w:w="100" w:type="dxa"/>
              <w:right w:w="100" w:type="dxa"/>
            </w:tcMar>
          </w:tcPr>
          <w:p w14:paraId="66399678" w14:textId="77777777" w:rsidR="00F131C5" w:rsidRPr="002823E5" w:rsidRDefault="00F131C5">
            <w:pPr>
              <w:rPr>
                <w:color w:val="000000" w:themeColor="text1"/>
                <w:sz w:val="20"/>
                <w:szCs w:val="20"/>
              </w:rPr>
            </w:pPr>
          </w:p>
        </w:tc>
        <w:tc>
          <w:tcPr>
            <w:tcW w:w="1872" w:type="dxa"/>
            <w:tcMar>
              <w:top w:w="100" w:type="dxa"/>
              <w:left w:w="100" w:type="dxa"/>
              <w:bottom w:w="100" w:type="dxa"/>
              <w:right w:w="100" w:type="dxa"/>
            </w:tcMar>
          </w:tcPr>
          <w:p w14:paraId="4A4E6CD5" w14:textId="77777777" w:rsidR="00F131C5" w:rsidRPr="002823E5" w:rsidRDefault="00C546B4">
            <w:pPr>
              <w:rPr>
                <w:color w:val="000000" w:themeColor="text1"/>
                <w:sz w:val="20"/>
                <w:szCs w:val="20"/>
              </w:rPr>
            </w:pPr>
            <w:r>
              <w:rPr>
                <w:color w:val="000000" w:themeColor="text1"/>
                <w:sz w:val="20"/>
                <w:szCs w:val="20"/>
              </w:rPr>
              <w:t>Ионное профилирование аэрозолей</w:t>
            </w:r>
          </w:p>
        </w:tc>
        <w:tc>
          <w:tcPr>
            <w:tcW w:w="2058" w:type="dxa"/>
            <w:tcMar>
              <w:top w:w="100" w:type="dxa"/>
              <w:left w:w="100" w:type="dxa"/>
              <w:bottom w:w="100" w:type="dxa"/>
              <w:right w:w="100" w:type="dxa"/>
            </w:tcMar>
          </w:tcPr>
          <w:p w14:paraId="3DB20F28" w14:textId="77777777" w:rsidR="00F131C5" w:rsidRPr="002823E5" w:rsidRDefault="00C546B4">
            <w:pPr>
              <w:rPr>
                <w:color w:val="000000" w:themeColor="text1"/>
                <w:sz w:val="20"/>
                <w:szCs w:val="20"/>
              </w:rPr>
            </w:pPr>
            <w:r>
              <w:rPr>
                <w:color w:val="000000" w:themeColor="text1"/>
                <w:sz w:val="20"/>
                <w:szCs w:val="20"/>
              </w:rPr>
              <w:t>Анализ водорастворимых солей, формирующих смог и кислотные дожди.</w:t>
            </w:r>
          </w:p>
        </w:tc>
        <w:tc>
          <w:tcPr>
            <w:tcW w:w="1872" w:type="dxa"/>
            <w:tcMar>
              <w:top w:w="100" w:type="dxa"/>
              <w:left w:w="100" w:type="dxa"/>
              <w:bottom w:w="100" w:type="dxa"/>
              <w:right w:w="100" w:type="dxa"/>
            </w:tcMar>
          </w:tcPr>
          <w:p w14:paraId="72FC3AF5" w14:textId="77777777" w:rsidR="00F131C5" w:rsidRPr="002823E5" w:rsidRDefault="00C546B4">
            <w:pPr>
              <w:rPr>
                <w:color w:val="000000" w:themeColor="text1"/>
                <w:sz w:val="20"/>
                <w:szCs w:val="20"/>
              </w:rPr>
            </w:pPr>
            <w:r>
              <w:rPr>
                <w:color w:val="000000" w:themeColor="text1"/>
                <w:sz w:val="20"/>
                <w:szCs w:val="20"/>
              </w:rPr>
              <w:t>Изучение процессов вторичного аэрозолеобразования.</w:t>
            </w:r>
          </w:p>
        </w:tc>
        <w:tc>
          <w:tcPr>
            <w:tcW w:w="1955" w:type="dxa"/>
            <w:tcMar>
              <w:top w:w="100" w:type="dxa"/>
              <w:left w:w="100" w:type="dxa"/>
              <w:bottom w:w="100" w:type="dxa"/>
              <w:right w:w="100" w:type="dxa"/>
            </w:tcMar>
          </w:tcPr>
          <w:p w14:paraId="516EC981" w14:textId="77777777" w:rsidR="00F131C5" w:rsidRPr="002823E5" w:rsidRDefault="00C546B4">
            <w:pPr>
              <w:rPr>
                <w:color w:val="000000" w:themeColor="text1"/>
                <w:sz w:val="20"/>
                <w:szCs w:val="20"/>
              </w:rPr>
            </w:pPr>
            <w:r>
              <w:rPr>
                <w:color w:val="000000" w:themeColor="text1"/>
                <w:sz w:val="20"/>
                <w:szCs w:val="20"/>
              </w:rPr>
              <w:t>Прогнозирование износа инфраструктуры, оценка влияния на сельское хозяйство.</w:t>
            </w:r>
          </w:p>
        </w:tc>
      </w:tr>
      <w:tr w:rsidR="002823E5" w:rsidRPr="002823E5" w14:paraId="7A3DCDE0" w14:textId="77777777" w:rsidTr="00C546B4">
        <w:tc>
          <w:tcPr>
            <w:tcW w:w="1872" w:type="dxa"/>
            <w:tcMar>
              <w:top w:w="100" w:type="dxa"/>
              <w:left w:w="100" w:type="dxa"/>
              <w:bottom w:w="100" w:type="dxa"/>
              <w:right w:w="100" w:type="dxa"/>
            </w:tcMar>
          </w:tcPr>
          <w:p w14:paraId="71042FEB" w14:textId="77777777" w:rsidR="00F131C5" w:rsidRPr="002823E5" w:rsidRDefault="00F131C5">
            <w:pPr>
              <w:rPr>
                <w:color w:val="000000" w:themeColor="text1"/>
                <w:sz w:val="20"/>
                <w:szCs w:val="20"/>
              </w:rPr>
            </w:pPr>
          </w:p>
        </w:tc>
        <w:tc>
          <w:tcPr>
            <w:tcW w:w="1872" w:type="dxa"/>
            <w:tcMar>
              <w:top w:w="100" w:type="dxa"/>
              <w:left w:w="100" w:type="dxa"/>
              <w:bottom w:w="100" w:type="dxa"/>
              <w:right w:w="100" w:type="dxa"/>
            </w:tcMar>
          </w:tcPr>
          <w:p w14:paraId="48AF3C56" w14:textId="77777777" w:rsidR="00F131C5" w:rsidRPr="002823E5" w:rsidRDefault="00C546B4">
            <w:pPr>
              <w:rPr>
                <w:color w:val="000000" w:themeColor="text1"/>
                <w:sz w:val="20"/>
                <w:szCs w:val="20"/>
              </w:rPr>
            </w:pPr>
            <w:r>
              <w:rPr>
                <w:color w:val="000000" w:themeColor="text1"/>
                <w:sz w:val="20"/>
                <w:szCs w:val="20"/>
              </w:rPr>
              <w:t>Дистанционное оптическое зондирование</w:t>
            </w:r>
          </w:p>
        </w:tc>
        <w:tc>
          <w:tcPr>
            <w:tcW w:w="2058" w:type="dxa"/>
            <w:tcMar>
              <w:top w:w="100" w:type="dxa"/>
              <w:left w:w="100" w:type="dxa"/>
              <w:bottom w:w="100" w:type="dxa"/>
              <w:right w:w="100" w:type="dxa"/>
            </w:tcMar>
          </w:tcPr>
          <w:p w14:paraId="05AA93BA" w14:textId="77777777" w:rsidR="00F131C5" w:rsidRPr="002823E5" w:rsidRDefault="00C546B4">
            <w:pPr>
              <w:rPr>
                <w:color w:val="000000" w:themeColor="text1"/>
                <w:sz w:val="20"/>
                <w:szCs w:val="20"/>
              </w:rPr>
            </w:pPr>
            <w:r>
              <w:rPr>
                <w:color w:val="000000" w:themeColor="text1"/>
                <w:sz w:val="20"/>
                <w:szCs w:val="20"/>
              </w:rPr>
              <w:t>Лидарное профилирование слоев атмосферы, фиксация дыма.</w:t>
            </w:r>
          </w:p>
        </w:tc>
        <w:tc>
          <w:tcPr>
            <w:tcW w:w="1872" w:type="dxa"/>
            <w:tcMar>
              <w:top w:w="100" w:type="dxa"/>
              <w:left w:w="100" w:type="dxa"/>
              <w:bottom w:w="100" w:type="dxa"/>
              <w:right w:w="100" w:type="dxa"/>
            </w:tcMar>
          </w:tcPr>
          <w:p w14:paraId="7BF1E9EF" w14:textId="77777777" w:rsidR="00F131C5" w:rsidRPr="002823E5" w:rsidRDefault="00C546B4">
            <w:pPr>
              <w:rPr>
                <w:color w:val="000000" w:themeColor="text1"/>
                <w:sz w:val="20"/>
                <w:szCs w:val="20"/>
              </w:rPr>
            </w:pPr>
            <w:r>
              <w:rPr>
                <w:color w:val="000000" w:themeColor="text1"/>
                <w:sz w:val="20"/>
                <w:szCs w:val="20"/>
              </w:rPr>
              <w:t>Климатический и аэрозольный мониторинг атмосферы.</w:t>
            </w:r>
          </w:p>
        </w:tc>
        <w:tc>
          <w:tcPr>
            <w:tcW w:w="1955" w:type="dxa"/>
            <w:tcMar>
              <w:top w:w="100" w:type="dxa"/>
              <w:left w:w="100" w:type="dxa"/>
              <w:bottom w:w="100" w:type="dxa"/>
              <w:right w:w="100" w:type="dxa"/>
            </w:tcMar>
          </w:tcPr>
          <w:p w14:paraId="0AA86BD7" w14:textId="77777777" w:rsidR="00F131C5" w:rsidRPr="002823E5" w:rsidRDefault="00C546B4">
            <w:pPr>
              <w:rPr>
                <w:color w:val="000000" w:themeColor="text1"/>
                <w:sz w:val="20"/>
                <w:szCs w:val="20"/>
              </w:rPr>
            </w:pPr>
            <w:r>
              <w:rPr>
                <w:color w:val="000000" w:themeColor="text1"/>
                <w:sz w:val="20"/>
                <w:szCs w:val="20"/>
              </w:rPr>
              <w:t>Создание AI-моделей смога, интеграция с МЧС.</w:t>
            </w:r>
          </w:p>
        </w:tc>
      </w:tr>
      <w:tr w:rsidR="002823E5" w:rsidRPr="002823E5" w14:paraId="736EE798" w14:textId="77777777" w:rsidTr="00C546B4">
        <w:tc>
          <w:tcPr>
            <w:tcW w:w="1872" w:type="dxa"/>
            <w:tcMar>
              <w:top w:w="100" w:type="dxa"/>
              <w:left w:w="100" w:type="dxa"/>
              <w:bottom w:w="100" w:type="dxa"/>
              <w:right w:w="100" w:type="dxa"/>
            </w:tcMar>
          </w:tcPr>
          <w:p w14:paraId="3010021D" w14:textId="77777777" w:rsidR="00F131C5" w:rsidRPr="002823E5" w:rsidRDefault="00C546B4">
            <w:pPr>
              <w:rPr>
                <w:color w:val="000000" w:themeColor="text1"/>
                <w:sz w:val="20"/>
                <w:szCs w:val="20"/>
              </w:rPr>
            </w:pPr>
            <w:r>
              <w:rPr>
                <w:b/>
                <w:bCs/>
                <w:color w:val="000000" w:themeColor="text1"/>
                <w:sz w:val="20"/>
                <w:szCs w:val="20"/>
              </w:rPr>
              <w:t>2. Промышленные выбросы (трубы)</w:t>
            </w:r>
          </w:p>
        </w:tc>
        <w:tc>
          <w:tcPr>
            <w:tcW w:w="1872" w:type="dxa"/>
            <w:tcMar>
              <w:top w:w="100" w:type="dxa"/>
              <w:left w:w="100" w:type="dxa"/>
              <w:bottom w:w="100" w:type="dxa"/>
              <w:right w:w="100" w:type="dxa"/>
            </w:tcMar>
          </w:tcPr>
          <w:p w14:paraId="712DD00C" w14:textId="77777777" w:rsidR="00F131C5" w:rsidRPr="002823E5" w:rsidRDefault="00C546B4">
            <w:pPr>
              <w:rPr>
                <w:color w:val="000000" w:themeColor="text1"/>
                <w:sz w:val="20"/>
                <w:szCs w:val="20"/>
              </w:rPr>
            </w:pPr>
            <w:r>
              <w:rPr>
                <w:color w:val="000000" w:themeColor="text1"/>
                <w:sz w:val="20"/>
                <w:szCs w:val="20"/>
              </w:rPr>
              <w:t>Экспресс-контроль газовых смесей</w:t>
            </w:r>
          </w:p>
        </w:tc>
        <w:tc>
          <w:tcPr>
            <w:tcW w:w="2058" w:type="dxa"/>
            <w:tcMar>
              <w:top w:w="100" w:type="dxa"/>
              <w:left w:w="100" w:type="dxa"/>
              <w:bottom w:w="100" w:type="dxa"/>
              <w:right w:w="100" w:type="dxa"/>
            </w:tcMar>
          </w:tcPr>
          <w:p w14:paraId="05936170" w14:textId="77777777" w:rsidR="00F131C5" w:rsidRPr="002823E5" w:rsidRDefault="00C546B4">
            <w:pPr>
              <w:rPr>
                <w:color w:val="000000" w:themeColor="text1"/>
                <w:sz w:val="20"/>
                <w:szCs w:val="20"/>
              </w:rPr>
            </w:pPr>
            <w:r>
              <w:rPr>
                <w:color w:val="000000" w:themeColor="text1"/>
                <w:sz w:val="20"/>
                <w:szCs w:val="20"/>
              </w:rPr>
              <w:t>Определение концентраций NOx, SOx, CO портативными газоанализаторами.</w:t>
            </w:r>
          </w:p>
        </w:tc>
        <w:tc>
          <w:tcPr>
            <w:tcW w:w="1872" w:type="dxa"/>
            <w:tcMar>
              <w:top w:w="100" w:type="dxa"/>
              <w:left w:w="100" w:type="dxa"/>
              <w:bottom w:w="100" w:type="dxa"/>
              <w:right w:w="100" w:type="dxa"/>
            </w:tcMar>
          </w:tcPr>
          <w:p w14:paraId="020DA995" w14:textId="77777777" w:rsidR="00F131C5" w:rsidRPr="002823E5" w:rsidRDefault="00C546B4">
            <w:pPr>
              <w:rPr>
                <w:color w:val="000000" w:themeColor="text1"/>
                <w:sz w:val="20"/>
                <w:szCs w:val="20"/>
              </w:rPr>
            </w:pPr>
            <w:r>
              <w:rPr>
                <w:color w:val="000000" w:themeColor="text1"/>
                <w:sz w:val="20"/>
                <w:szCs w:val="20"/>
              </w:rPr>
              <w:t>Производственный экологический контроль (ПЭК), инвентаризация выбросов.</w:t>
            </w:r>
          </w:p>
        </w:tc>
        <w:tc>
          <w:tcPr>
            <w:tcW w:w="1955" w:type="dxa"/>
            <w:tcMar>
              <w:top w:w="100" w:type="dxa"/>
              <w:left w:w="100" w:type="dxa"/>
              <w:bottom w:w="100" w:type="dxa"/>
              <w:right w:w="100" w:type="dxa"/>
            </w:tcMar>
          </w:tcPr>
          <w:p w14:paraId="612F6CD4" w14:textId="77777777" w:rsidR="00F131C5" w:rsidRPr="002823E5" w:rsidRDefault="00C546B4">
            <w:pPr>
              <w:rPr>
                <w:color w:val="000000" w:themeColor="text1"/>
                <w:sz w:val="20"/>
                <w:szCs w:val="20"/>
              </w:rPr>
            </w:pPr>
            <w:r>
              <w:rPr>
                <w:color w:val="000000" w:themeColor="text1"/>
                <w:sz w:val="20"/>
                <w:szCs w:val="20"/>
              </w:rPr>
              <w:t>Расчет налогов и компенсационных платежей, контроль ПДВ.</w:t>
            </w:r>
          </w:p>
        </w:tc>
      </w:tr>
      <w:tr w:rsidR="002823E5" w:rsidRPr="002823E5" w14:paraId="6F83F3B0" w14:textId="77777777" w:rsidTr="00C546B4">
        <w:tc>
          <w:tcPr>
            <w:tcW w:w="1872" w:type="dxa"/>
            <w:tcMar>
              <w:top w:w="100" w:type="dxa"/>
              <w:left w:w="100" w:type="dxa"/>
              <w:bottom w:w="100" w:type="dxa"/>
              <w:right w:w="100" w:type="dxa"/>
            </w:tcMar>
          </w:tcPr>
          <w:p w14:paraId="00B79641" w14:textId="77777777" w:rsidR="00F131C5" w:rsidRPr="002823E5" w:rsidRDefault="00F131C5">
            <w:pPr>
              <w:rPr>
                <w:color w:val="000000" w:themeColor="text1"/>
                <w:sz w:val="20"/>
                <w:szCs w:val="20"/>
              </w:rPr>
            </w:pPr>
          </w:p>
        </w:tc>
        <w:tc>
          <w:tcPr>
            <w:tcW w:w="1872" w:type="dxa"/>
            <w:tcMar>
              <w:top w:w="100" w:type="dxa"/>
              <w:left w:w="100" w:type="dxa"/>
              <w:bottom w:w="100" w:type="dxa"/>
              <w:right w:w="100" w:type="dxa"/>
            </w:tcMar>
          </w:tcPr>
          <w:p w14:paraId="1E0BDB9C" w14:textId="77777777" w:rsidR="00F131C5" w:rsidRPr="002823E5" w:rsidRDefault="00C546B4">
            <w:pPr>
              <w:rPr>
                <w:color w:val="000000" w:themeColor="text1"/>
                <w:sz w:val="20"/>
                <w:szCs w:val="20"/>
              </w:rPr>
            </w:pPr>
            <w:r>
              <w:rPr>
                <w:color w:val="000000" w:themeColor="text1"/>
                <w:sz w:val="20"/>
                <w:szCs w:val="20"/>
              </w:rPr>
              <w:t>Анализ сложных промышленных эмиссий</w:t>
            </w:r>
          </w:p>
        </w:tc>
        <w:tc>
          <w:tcPr>
            <w:tcW w:w="2058" w:type="dxa"/>
            <w:tcMar>
              <w:top w:w="100" w:type="dxa"/>
              <w:left w:w="100" w:type="dxa"/>
              <w:bottom w:w="100" w:type="dxa"/>
              <w:right w:w="100" w:type="dxa"/>
            </w:tcMar>
          </w:tcPr>
          <w:p w14:paraId="47F4B8A7" w14:textId="77777777" w:rsidR="00F131C5" w:rsidRPr="002823E5" w:rsidRDefault="00C546B4">
            <w:pPr>
              <w:rPr>
                <w:color w:val="000000" w:themeColor="text1"/>
                <w:sz w:val="20"/>
                <w:szCs w:val="20"/>
              </w:rPr>
            </w:pPr>
            <w:r>
              <w:rPr>
                <w:color w:val="000000" w:themeColor="text1"/>
                <w:sz w:val="20"/>
                <w:szCs w:val="20"/>
              </w:rPr>
              <w:t>Идентификация специфических маркеров конкретных производств.</w:t>
            </w:r>
          </w:p>
        </w:tc>
        <w:tc>
          <w:tcPr>
            <w:tcW w:w="1872" w:type="dxa"/>
            <w:tcMar>
              <w:top w:w="100" w:type="dxa"/>
              <w:left w:w="100" w:type="dxa"/>
              <w:bottom w:w="100" w:type="dxa"/>
              <w:right w:w="100" w:type="dxa"/>
            </w:tcMar>
          </w:tcPr>
          <w:p w14:paraId="125CC0DD" w14:textId="77777777" w:rsidR="00F131C5" w:rsidRPr="002823E5" w:rsidRDefault="00C546B4">
            <w:pPr>
              <w:rPr>
                <w:color w:val="000000" w:themeColor="text1"/>
                <w:sz w:val="20"/>
                <w:szCs w:val="20"/>
              </w:rPr>
            </w:pPr>
            <w:r>
              <w:rPr>
                <w:color w:val="000000" w:themeColor="text1"/>
                <w:sz w:val="20"/>
                <w:szCs w:val="20"/>
              </w:rPr>
              <w:t>Экологический аудит производств, проверка газоочистного оборудования.</w:t>
            </w:r>
          </w:p>
        </w:tc>
        <w:tc>
          <w:tcPr>
            <w:tcW w:w="1955" w:type="dxa"/>
            <w:tcMar>
              <w:top w:w="100" w:type="dxa"/>
              <w:left w:w="100" w:type="dxa"/>
              <w:bottom w:w="100" w:type="dxa"/>
              <w:right w:w="100" w:type="dxa"/>
            </w:tcMar>
          </w:tcPr>
          <w:p w14:paraId="0B5FA685" w14:textId="77777777" w:rsidR="00F131C5" w:rsidRPr="002823E5" w:rsidRDefault="00C546B4">
            <w:pPr>
              <w:rPr>
                <w:color w:val="000000" w:themeColor="text1"/>
                <w:sz w:val="20"/>
                <w:szCs w:val="20"/>
              </w:rPr>
            </w:pPr>
            <w:r>
              <w:rPr>
                <w:color w:val="000000" w:themeColor="text1"/>
                <w:sz w:val="20"/>
                <w:szCs w:val="20"/>
              </w:rPr>
              <w:t>Оптимизация процессов на заводах, подбор наилучших доступных технологий.</w:t>
            </w:r>
          </w:p>
        </w:tc>
      </w:tr>
      <w:tr w:rsidR="002823E5" w:rsidRPr="002823E5" w14:paraId="1B3B4AFA" w14:textId="77777777" w:rsidTr="00C546B4">
        <w:tc>
          <w:tcPr>
            <w:tcW w:w="1872" w:type="dxa"/>
            <w:tcMar>
              <w:top w:w="100" w:type="dxa"/>
              <w:left w:w="100" w:type="dxa"/>
              <w:bottom w:w="100" w:type="dxa"/>
              <w:right w:w="100" w:type="dxa"/>
            </w:tcMar>
          </w:tcPr>
          <w:p w14:paraId="342889B2" w14:textId="77777777" w:rsidR="00F131C5" w:rsidRPr="002823E5" w:rsidRDefault="00C546B4">
            <w:pPr>
              <w:rPr>
                <w:color w:val="000000" w:themeColor="text1"/>
                <w:sz w:val="20"/>
                <w:szCs w:val="20"/>
              </w:rPr>
            </w:pPr>
            <w:r>
              <w:rPr>
                <w:b/>
                <w:bCs/>
                <w:color w:val="000000" w:themeColor="text1"/>
                <w:sz w:val="20"/>
                <w:szCs w:val="20"/>
              </w:rPr>
              <w:t>3. Воздух рабочей зоны</w:t>
            </w:r>
          </w:p>
        </w:tc>
        <w:tc>
          <w:tcPr>
            <w:tcW w:w="1872" w:type="dxa"/>
            <w:tcMar>
              <w:top w:w="100" w:type="dxa"/>
              <w:left w:w="100" w:type="dxa"/>
              <w:bottom w:w="100" w:type="dxa"/>
              <w:right w:w="100" w:type="dxa"/>
            </w:tcMar>
          </w:tcPr>
          <w:p w14:paraId="12373494" w14:textId="77777777" w:rsidR="00F131C5" w:rsidRPr="002823E5" w:rsidRDefault="00C546B4">
            <w:pPr>
              <w:rPr>
                <w:color w:val="000000" w:themeColor="text1"/>
                <w:sz w:val="20"/>
                <w:szCs w:val="20"/>
              </w:rPr>
            </w:pPr>
            <w:r>
              <w:rPr>
                <w:color w:val="000000" w:themeColor="text1"/>
                <w:sz w:val="20"/>
                <w:szCs w:val="20"/>
              </w:rPr>
              <w:t>Мониторинг токсичных паров</w:t>
            </w:r>
          </w:p>
        </w:tc>
        <w:tc>
          <w:tcPr>
            <w:tcW w:w="2058" w:type="dxa"/>
            <w:tcMar>
              <w:top w:w="100" w:type="dxa"/>
              <w:left w:w="100" w:type="dxa"/>
              <w:bottom w:w="100" w:type="dxa"/>
              <w:right w:w="100" w:type="dxa"/>
            </w:tcMar>
          </w:tcPr>
          <w:p w14:paraId="6AE8CD1B" w14:textId="77777777" w:rsidR="00F131C5" w:rsidRPr="002823E5" w:rsidRDefault="00C546B4">
            <w:pPr>
              <w:rPr>
                <w:color w:val="000000" w:themeColor="text1"/>
                <w:sz w:val="20"/>
                <w:szCs w:val="20"/>
              </w:rPr>
            </w:pPr>
            <w:r>
              <w:rPr>
                <w:color w:val="000000" w:themeColor="text1"/>
                <w:sz w:val="20"/>
                <w:szCs w:val="20"/>
              </w:rPr>
              <w:t>Контроль органических/неорганических газов внутри цехов.</w:t>
            </w:r>
          </w:p>
        </w:tc>
        <w:tc>
          <w:tcPr>
            <w:tcW w:w="1872" w:type="dxa"/>
            <w:tcMar>
              <w:top w:w="100" w:type="dxa"/>
              <w:left w:w="100" w:type="dxa"/>
              <w:bottom w:w="100" w:type="dxa"/>
              <w:right w:w="100" w:type="dxa"/>
            </w:tcMar>
          </w:tcPr>
          <w:p w14:paraId="00117F9F" w14:textId="77777777" w:rsidR="00F131C5" w:rsidRPr="002823E5" w:rsidRDefault="00C546B4">
            <w:pPr>
              <w:rPr>
                <w:color w:val="000000" w:themeColor="text1"/>
                <w:sz w:val="20"/>
                <w:szCs w:val="20"/>
              </w:rPr>
            </w:pPr>
            <w:r>
              <w:rPr>
                <w:color w:val="000000" w:themeColor="text1"/>
                <w:sz w:val="20"/>
                <w:szCs w:val="20"/>
              </w:rPr>
              <w:t>Охрана труда, обязательная аттестация рабочих мест.</w:t>
            </w:r>
          </w:p>
        </w:tc>
        <w:tc>
          <w:tcPr>
            <w:tcW w:w="1955" w:type="dxa"/>
            <w:tcMar>
              <w:top w:w="100" w:type="dxa"/>
              <w:left w:w="100" w:type="dxa"/>
              <w:bottom w:w="100" w:type="dxa"/>
              <w:right w:w="100" w:type="dxa"/>
            </w:tcMar>
          </w:tcPr>
          <w:p w14:paraId="3A599F26" w14:textId="77777777" w:rsidR="00F131C5" w:rsidRPr="002823E5" w:rsidRDefault="00C546B4">
            <w:pPr>
              <w:rPr>
                <w:color w:val="000000" w:themeColor="text1"/>
                <w:sz w:val="20"/>
                <w:szCs w:val="20"/>
              </w:rPr>
            </w:pPr>
            <w:r>
              <w:rPr>
                <w:color w:val="000000" w:themeColor="text1"/>
                <w:sz w:val="20"/>
                <w:szCs w:val="20"/>
              </w:rPr>
              <w:t>Защита персонала от отравлений, обоснование СИЗ.</w:t>
            </w:r>
          </w:p>
        </w:tc>
      </w:tr>
      <w:tr w:rsidR="002823E5" w:rsidRPr="002823E5" w14:paraId="45F78FD6" w14:textId="77777777" w:rsidTr="00C546B4">
        <w:tc>
          <w:tcPr>
            <w:tcW w:w="1872" w:type="dxa"/>
            <w:tcMar>
              <w:top w:w="100" w:type="dxa"/>
              <w:left w:w="100" w:type="dxa"/>
              <w:bottom w:w="100" w:type="dxa"/>
              <w:right w:w="100" w:type="dxa"/>
            </w:tcMar>
          </w:tcPr>
          <w:p w14:paraId="4CB81596" w14:textId="77777777" w:rsidR="00F131C5" w:rsidRPr="002823E5" w:rsidRDefault="00F131C5">
            <w:pPr>
              <w:rPr>
                <w:color w:val="000000" w:themeColor="text1"/>
                <w:sz w:val="20"/>
                <w:szCs w:val="20"/>
              </w:rPr>
            </w:pPr>
          </w:p>
        </w:tc>
        <w:tc>
          <w:tcPr>
            <w:tcW w:w="1872" w:type="dxa"/>
            <w:tcMar>
              <w:top w:w="100" w:type="dxa"/>
              <w:left w:w="100" w:type="dxa"/>
              <w:bottom w:w="100" w:type="dxa"/>
              <w:right w:w="100" w:type="dxa"/>
            </w:tcMar>
          </w:tcPr>
          <w:p w14:paraId="4D21013F" w14:textId="77777777" w:rsidR="00F131C5" w:rsidRPr="002823E5" w:rsidRDefault="00C546B4">
            <w:pPr>
              <w:rPr>
                <w:color w:val="000000" w:themeColor="text1"/>
                <w:sz w:val="20"/>
                <w:szCs w:val="20"/>
              </w:rPr>
            </w:pPr>
            <w:r>
              <w:rPr>
                <w:color w:val="000000" w:themeColor="text1"/>
                <w:sz w:val="20"/>
                <w:szCs w:val="20"/>
              </w:rPr>
              <w:t>Анализ пыли фиброгенного действия</w:t>
            </w:r>
          </w:p>
        </w:tc>
        <w:tc>
          <w:tcPr>
            <w:tcW w:w="2058" w:type="dxa"/>
            <w:tcMar>
              <w:top w:w="100" w:type="dxa"/>
              <w:left w:w="100" w:type="dxa"/>
              <w:bottom w:w="100" w:type="dxa"/>
              <w:right w:w="100" w:type="dxa"/>
            </w:tcMar>
          </w:tcPr>
          <w:p w14:paraId="06399AFE" w14:textId="77777777" w:rsidR="00F131C5" w:rsidRPr="002823E5" w:rsidRDefault="00C546B4">
            <w:pPr>
              <w:rPr>
                <w:color w:val="000000" w:themeColor="text1"/>
                <w:sz w:val="20"/>
                <w:szCs w:val="20"/>
              </w:rPr>
            </w:pPr>
            <w:r>
              <w:rPr>
                <w:color w:val="000000" w:themeColor="text1"/>
                <w:sz w:val="20"/>
                <w:szCs w:val="20"/>
              </w:rPr>
              <w:t>Определение мелкодисперсной пыли и токсичных металлов.</w:t>
            </w:r>
          </w:p>
        </w:tc>
        <w:tc>
          <w:tcPr>
            <w:tcW w:w="1872" w:type="dxa"/>
            <w:tcMar>
              <w:top w:w="100" w:type="dxa"/>
              <w:left w:w="100" w:type="dxa"/>
              <w:bottom w:w="100" w:type="dxa"/>
              <w:right w:w="100" w:type="dxa"/>
            </w:tcMar>
          </w:tcPr>
          <w:p w14:paraId="6AFBB23A" w14:textId="77777777" w:rsidR="00F131C5" w:rsidRPr="002823E5" w:rsidRDefault="00C546B4">
            <w:pPr>
              <w:rPr>
                <w:color w:val="000000" w:themeColor="text1"/>
                <w:sz w:val="20"/>
                <w:szCs w:val="20"/>
              </w:rPr>
            </w:pPr>
            <w:r>
              <w:rPr>
                <w:color w:val="000000" w:themeColor="text1"/>
                <w:sz w:val="20"/>
                <w:szCs w:val="20"/>
              </w:rPr>
              <w:t>Гигиена труда на цементных, горных и текстильных заводах.</w:t>
            </w:r>
          </w:p>
        </w:tc>
        <w:tc>
          <w:tcPr>
            <w:tcW w:w="1955" w:type="dxa"/>
            <w:tcMar>
              <w:top w:w="100" w:type="dxa"/>
              <w:left w:w="100" w:type="dxa"/>
              <w:bottom w:w="100" w:type="dxa"/>
              <w:right w:w="100" w:type="dxa"/>
            </w:tcMar>
          </w:tcPr>
          <w:p w14:paraId="54F13E80" w14:textId="77777777" w:rsidR="00F131C5" w:rsidRPr="002823E5" w:rsidRDefault="00C546B4">
            <w:pPr>
              <w:rPr>
                <w:color w:val="000000" w:themeColor="text1"/>
                <w:sz w:val="20"/>
                <w:szCs w:val="20"/>
              </w:rPr>
            </w:pPr>
            <w:r>
              <w:rPr>
                <w:color w:val="000000" w:themeColor="text1"/>
                <w:sz w:val="20"/>
                <w:szCs w:val="20"/>
              </w:rPr>
              <w:t>Профилактика силикоза, модернизация вентиляции цехов.</w:t>
            </w:r>
          </w:p>
        </w:tc>
      </w:tr>
      <w:tr w:rsidR="002823E5" w:rsidRPr="002823E5" w14:paraId="0978A1D6" w14:textId="77777777" w:rsidTr="00C546B4">
        <w:tc>
          <w:tcPr>
            <w:tcW w:w="1872" w:type="dxa"/>
            <w:tcMar>
              <w:top w:w="100" w:type="dxa"/>
              <w:left w:w="100" w:type="dxa"/>
              <w:bottom w:w="100" w:type="dxa"/>
              <w:right w:w="100" w:type="dxa"/>
            </w:tcMar>
          </w:tcPr>
          <w:p w14:paraId="4555EEB1" w14:textId="77777777" w:rsidR="00F131C5" w:rsidRPr="002823E5" w:rsidRDefault="00C546B4">
            <w:pPr>
              <w:rPr>
                <w:color w:val="000000" w:themeColor="text1"/>
                <w:sz w:val="20"/>
                <w:szCs w:val="20"/>
              </w:rPr>
            </w:pPr>
            <w:r>
              <w:rPr>
                <w:b/>
                <w:bCs/>
                <w:color w:val="000000" w:themeColor="text1"/>
                <w:sz w:val="20"/>
                <w:szCs w:val="20"/>
              </w:rPr>
              <w:t>4. Природные и сточные воды</w:t>
            </w:r>
          </w:p>
        </w:tc>
        <w:tc>
          <w:tcPr>
            <w:tcW w:w="1872" w:type="dxa"/>
            <w:tcMar>
              <w:top w:w="100" w:type="dxa"/>
              <w:left w:w="100" w:type="dxa"/>
              <w:bottom w:w="100" w:type="dxa"/>
              <w:right w:w="100" w:type="dxa"/>
            </w:tcMar>
          </w:tcPr>
          <w:p w14:paraId="0CB2D000" w14:textId="77777777" w:rsidR="00F131C5" w:rsidRPr="002823E5" w:rsidRDefault="00C546B4">
            <w:pPr>
              <w:rPr>
                <w:color w:val="000000" w:themeColor="text1"/>
                <w:sz w:val="20"/>
                <w:szCs w:val="20"/>
              </w:rPr>
            </w:pPr>
            <w:r>
              <w:rPr>
                <w:color w:val="000000" w:themeColor="text1"/>
                <w:sz w:val="20"/>
                <w:szCs w:val="20"/>
              </w:rPr>
              <w:t>Ультраследовой элементный анализ</w:t>
            </w:r>
          </w:p>
        </w:tc>
        <w:tc>
          <w:tcPr>
            <w:tcW w:w="2058" w:type="dxa"/>
            <w:tcMar>
              <w:top w:w="100" w:type="dxa"/>
              <w:left w:w="100" w:type="dxa"/>
              <w:bottom w:w="100" w:type="dxa"/>
              <w:right w:w="100" w:type="dxa"/>
            </w:tcMar>
          </w:tcPr>
          <w:p w14:paraId="42E23F5B" w14:textId="77777777" w:rsidR="00F131C5" w:rsidRPr="002823E5" w:rsidRDefault="00C546B4">
            <w:pPr>
              <w:rPr>
                <w:color w:val="000000" w:themeColor="text1"/>
                <w:sz w:val="20"/>
                <w:szCs w:val="20"/>
              </w:rPr>
            </w:pPr>
            <w:r>
              <w:rPr>
                <w:color w:val="000000" w:themeColor="text1"/>
                <w:sz w:val="20"/>
                <w:szCs w:val="20"/>
              </w:rPr>
              <w:t>Определение тяжелых металлов на уровне долей ppt.</w:t>
            </w:r>
          </w:p>
        </w:tc>
        <w:tc>
          <w:tcPr>
            <w:tcW w:w="1872" w:type="dxa"/>
            <w:tcMar>
              <w:top w:w="100" w:type="dxa"/>
              <w:left w:w="100" w:type="dxa"/>
              <w:bottom w:w="100" w:type="dxa"/>
              <w:right w:w="100" w:type="dxa"/>
            </w:tcMar>
          </w:tcPr>
          <w:p w14:paraId="7CA5581A" w14:textId="77777777" w:rsidR="00F131C5" w:rsidRPr="002823E5" w:rsidRDefault="00C546B4">
            <w:pPr>
              <w:rPr>
                <w:color w:val="000000" w:themeColor="text1"/>
                <w:sz w:val="20"/>
                <w:szCs w:val="20"/>
              </w:rPr>
            </w:pPr>
            <w:r>
              <w:rPr>
                <w:color w:val="000000" w:themeColor="text1"/>
                <w:sz w:val="20"/>
                <w:szCs w:val="20"/>
              </w:rPr>
              <w:t>Контроль питьевой воды, эко-мониторинг рек.</w:t>
            </w:r>
          </w:p>
        </w:tc>
        <w:tc>
          <w:tcPr>
            <w:tcW w:w="1955" w:type="dxa"/>
            <w:tcMar>
              <w:top w:w="100" w:type="dxa"/>
              <w:left w:w="100" w:type="dxa"/>
              <w:bottom w:w="100" w:type="dxa"/>
              <w:right w:w="100" w:type="dxa"/>
            </w:tcMar>
          </w:tcPr>
          <w:p w14:paraId="6E31D9AD" w14:textId="77777777" w:rsidR="00F131C5" w:rsidRPr="002823E5" w:rsidRDefault="00C546B4">
            <w:pPr>
              <w:rPr>
                <w:color w:val="000000" w:themeColor="text1"/>
                <w:sz w:val="20"/>
                <w:szCs w:val="20"/>
              </w:rPr>
            </w:pPr>
            <w:r>
              <w:rPr>
                <w:color w:val="000000" w:themeColor="text1"/>
                <w:sz w:val="20"/>
                <w:szCs w:val="20"/>
              </w:rPr>
              <w:t>Предотвращение массовых отравлений, международная сертификация.</w:t>
            </w:r>
          </w:p>
        </w:tc>
      </w:tr>
      <w:tr w:rsidR="00F131C5" w:rsidRPr="002823E5" w14:paraId="6E950C01" w14:textId="77777777" w:rsidTr="00C546B4">
        <w:tc>
          <w:tcPr>
            <w:tcW w:w="1872" w:type="dxa"/>
            <w:tcMar>
              <w:top w:w="100" w:type="dxa"/>
              <w:left w:w="100" w:type="dxa"/>
              <w:bottom w:w="100" w:type="dxa"/>
              <w:right w:w="100" w:type="dxa"/>
            </w:tcMar>
          </w:tcPr>
          <w:p w14:paraId="73E53614" w14:textId="77777777" w:rsidR="00F131C5" w:rsidRPr="002823E5" w:rsidRDefault="00C546B4">
            <w:pPr>
              <w:rPr>
                <w:color w:val="000000" w:themeColor="text1"/>
                <w:sz w:val="20"/>
                <w:szCs w:val="20"/>
              </w:rPr>
            </w:pPr>
            <w:r>
              <w:rPr>
                <w:b/>
                <w:bCs/>
                <w:color w:val="000000" w:themeColor="text1"/>
                <w:sz w:val="20"/>
                <w:szCs w:val="20"/>
              </w:rPr>
              <w:t>5. Почвы, грунты и отходы</w:t>
            </w:r>
          </w:p>
        </w:tc>
        <w:tc>
          <w:tcPr>
            <w:tcW w:w="1872" w:type="dxa"/>
            <w:tcMar>
              <w:top w:w="100" w:type="dxa"/>
              <w:left w:w="100" w:type="dxa"/>
              <w:bottom w:w="100" w:type="dxa"/>
              <w:right w:w="100" w:type="dxa"/>
            </w:tcMar>
          </w:tcPr>
          <w:p w14:paraId="3B5884F8" w14:textId="77777777" w:rsidR="00F131C5" w:rsidRPr="002823E5" w:rsidRDefault="00C546B4">
            <w:pPr>
              <w:rPr>
                <w:color w:val="000000" w:themeColor="text1"/>
                <w:sz w:val="20"/>
                <w:szCs w:val="20"/>
              </w:rPr>
            </w:pPr>
            <w:r>
              <w:rPr>
                <w:color w:val="000000" w:themeColor="text1"/>
                <w:sz w:val="20"/>
                <w:szCs w:val="20"/>
              </w:rPr>
              <w:t>Элементный CHNS-O анализ</w:t>
            </w:r>
          </w:p>
        </w:tc>
        <w:tc>
          <w:tcPr>
            <w:tcW w:w="2058" w:type="dxa"/>
            <w:tcMar>
              <w:top w:w="100" w:type="dxa"/>
              <w:left w:w="100" w:type="dxa"/>
              <w:bottom w:w="100" w:type="dxa"/>
              <w:right w:w="100" w:type="dxa"/>
            </w:tcMar>
          </w:tcPr>
          <w:p w14:paraId="4DF1E08E" w14:textId="77777777" w:rsidR="00F131C5" w:rsidRPr="002823E5" w:rsidRDefault="00C546B4">
            <w:pPr>
              <w:rPr>
                <w:color w:val="000000" w:themeColor="text1"/>
                <w:sz w:val="20"/>
                <w:szCs w:val="20"/>
              </w:rPr>
            </w:pPr>
            <w:r>
              <w:rPr>
                <w:color w:val="000000" w:themeColor="text1"/>
                <w:sz w:val="20"/>
                <w:szCs w:val="20"/>
              </w:rPr>
              <w:t>Определение углерода, водорода, азота, серы и кислорода.</w:t>
            </w:r>
          </w:p>
        </w:tc>
        <w:tc>
          <w:tcPr>
            <w:tcW w:w="1872" w:type="dxa"/>
            <w:tcMar>
              <w:top w:w="100" w:type="dxa"/>
              <w:left w:w="100" w:type="dxa"/>
              <w:bottom w:w="100" w:type="dxa"/>
              <w:right w:w="100" w:type="dxa"/>
            </w:tcMar>
          </w:tcPr>
          <w:p w14:paraId="534085D8" w14:textId="77777777" w:rsidR="00F131C5" w:rsidRPr="002823E5" w:rsidRDefault="00C546B4">
            <w:pPr>
              <w:rPr>
                <w:color w:val="000000" w:themeColor="text1"/>
                <w:sz w:val="20"/>
                <w:szCs w:val="20"/>
              </w:rPr>
            </w:pPr>
            <w:r>
              <w:rPr>
                <w:color w:val="000000" w:themeColor="text1"/>
                <w:sz w:val="20"/>
                <w:szCs w:val="20"/>
              </w:rPr>
              <w:t>Климатическая повестка, ESG-аудит, сертификация биотоплива.</w:t>
            </w:r>
          </w:p>
        </w:tc>
        <w:tc>
          <w:tcPr>
            <w:tcW w:w="1955" w:type="dxa"/>
            <w:tcMar>
              <w:top w:w="100" w:type="dxa"/>
              <w:left w:w="100" w:type="dxa"/>
              <w:bottom w:w="100" w:type="dxa"/>
              <w:right w:w="100" w:type="dxa"/>
            </w:tcMar>
          </w:tcPr>
          <w:p w14:paraId="6D5B9CA3" w14:textId="77777777" w:rsidR="00F131C5" w:rsidRPr="002823E5" w:rsidRDefault="00C546B4">
            <w:pPr>
              <w:rPr>
                <w:color w:val="000000" w:themeColor="text1"/>
                <w:sz w:val="20"/>
                <w:szCs w:val="20"/>
              </w:rPr>
            </w:pPr>
            <w:r>
              <w:rPr>
                <w:color w:val="000000" w:themeColor="text1"/>
                <w:sz w:val="20"/>
                <w:szCs w:val="20"/>
              </w:rPr>
              <w:t>Расчет углеродного следа (Carbon Footprint), подтверждение экспортного качества пеллет.</w:t>
            </w:r>
          </w:p>
        </w:tc>
      </w:tr>
    </w:tbl>
    <w:p w14:paraId="66FA66B1" w14:textId="77777777" w:rsidR="00F131C5" w:rsidRPr="002823E5" w:rsidRDefault="00F131C5">
      <w:pPr>
        <w:widowControl w:val="0"/>
        <w:pBdr>
          <w:top w:val="nil"/>
          <w:left w:val="nil"/>
          <w:bottom w:val="nil"/>
          <w:right w:val="nil"/>
          <w:between w:val="nil"/>
        </w:pBdr>
        <w:rPr>
          <w:color w:val="000000" w:themeColor="text1"/>
        </w:rPr>
      </w:pPr>
    </w:p>
    <w:p w14:paraId="2F427688" w14:textId="77777777" w:rsidR="00F131C5" w:rsidRPr="002823E5" w:rsidRDefault="00C546B4">
      <w:pPr>
        <w:pStyle w:val="Heading2"/>
        <w:rPr>
          <w:color w:val="000000" w:themeColor="text1"/>
        </w:rPr>
      </w:pPr>
      <w:bookmarkStart w:id="4" w:name="_i54xw6329s1s" w:colFirst="0" w:colLast="0"/>
      <w:bookmarkEnd w:id="4"/>
      <w:r>
        <w:rPr>
          <w:color w:val="000000" w:themeColor="text1"/>
        </w:rPr>
        <w:t>II. Раздел: Лабораторные зоны и оборудование</w:t>
      </w:r>
    </w:p>
    <w:p w14:paraId="23CA1E44" w14:textId="77777777" w:rsidR="00F131C5" w:rsidRPr="002823E5" w:rsidRDefault="00C546B4">
      <w:pPr>
        <w:pStyle w:val="Heading3"/>
        <w:rPr>
          <w:color w:val="000000" w:themeColor="text1"/>
        </w:rPr>
      </w:pPr>
      <w:bookmarkStart w:id="5" w:name="_9kru9ldsh6mm" w:colFirst="0" w:colLast="0"/>
      <w:bookmarkEnd w:id="5"/>
      <w:r>
        <w:rPr>
          <w:color w:val="000000" w:themeColor="text1"/>
        </w:rPr>
        <w:t>2.1. Краткое резюме зон (Зонирование)</w:t>
      </w:r>
    </w:p>
    <w:p w14:paraId="1BF7EEE5" w14:textId="77777777" w:rsidR="00F131C5" w:rsidRPr="002823E5" w:rsidRDefault="00C546B4">
      <w:pPr>
        <w:rPr>
          <w:color w:val="000000" w:themeColor="text1"/>
        </w:rPr>
      </w:pPr>
      <w:r>
        <w:rPr>
          <w:color w:val="000000" w:themeColor="text1"/>
        </w:rPr>
        <w:t xml:space="preserve">Архитектура лабораторного комплекса </w:t>
      </w:r>
      <w:del w:id="6" w:author="Кузнецова" w:date="2026-10-08T09:00:00Z">
        <w:r>
          <w:rPr>
            <w:color w:val="000000" w:themeColor="text1"/>
          </w:rPr>
          <w:delText>строго подчинена принципам стандарта ISO/IEC 17025</w:delText>
        </w:r>
      </w:del>
      <w:ins w:id="7" w:author="Кузнецова" w:date="2026-10-08T09:00:00Z">
        <w:r>
          <w:rPr>
            <w:color w:val="000000" w:themeColor="text1"/>
          </w:rPr>
          <w:t>разработана с учетом требований ISO/IEC 17025 (п. 6.3) к помещениям и условиям окружающей среды</w:t>
        </w:r>
      </w:ins>
      <w:r>
        <w:rPr>
          <w:color w:val="000000" w:themeColor="text1"/>
        </w:rPr>
        <w:t>. Пространство разделено на четыре изолированных макро-блока:</w:t>
      </w:r>
    </w:p>
    <w:p w14:paraId="11949904" w14:textId="77777777" w:rsidR="00F131C5" w:rsidRPr="002823E5" w:rsidRDefault="00F131C5">
      <w:pPr>
        <w:widowControl w:val="0"/>
        <w:pBdr>
          <w:top w:val="nil"/>
          <w:left w:val="nil"/>
          <w:bottom w:val="nil"/>
          <w:right w:val="nil"/>
          <w:between w:val="nil"/>
        </w:pBdr>
        <w:rPr>
          <w:color w:val="000000" w:themeColor="text1"/>
        </w:rPr>
      </w:pPr>
    </w:p>
    <w:p w14:paraId="0CBEEF6B" w14:textId="77777777" w:rsidR="00F131C5" w:rsidRPr="002823E5" w:rsidRDefault="00C546B4">
      <w:pPr>
        <w:numPr>
          <w:ilvl w:val="0"/>
          <w:numId w:val="4"/>
        </w:numPr>
        <w:rPr>
          <w:color w:val="000000" w:themeColor="text1"/>
        </w:rPr>
      </w:pPr>
      <w:r>
        <w:rPr>
          <w:b/>
          <w:bCs/>
          <w:color w:val="000000" w:themeColor="text1"/>
        </w:rPr>
        <w:t>БЛОК А (Инструментальная аналитика):</w:t>
      </w:r>
      <w:r>
        <w:rPr>
          <w:color w:val="000000" w:themeColor="text1"/>
        </w:rPr>
        <w:t xml:space="preserve"> "Чистые" помещения с самым дорогим и чувствительным оборудованием. Здесь поддерживается избыточное давление и строгий климат-контроль.</w:t>
      </w:r>
      <w:ins w:id="8" w:author="Кузнецова" w:date="2026-10-08T09:00:00Z">
        <w:r>
          <w:rPr>
            <w:color w:val="000000" w:themeColor="text1"/>
          </w:rPr>
          <w:t xml:space="preserve"> К Блоку А также относятся чистая кислотная комната для ультраследовой пробоподготовки (1а) и весовая комната (7): загрязнение проб на уровне ppt вносится прежде всего при разложении и разбавлении, а пары кислот искажают массу фильтров.</w:t>
        </w:r>
      </w:ins>
    </w:p>
    <w:p w14:paraId="13F3A1DB" w14:textId="77777777" w:rsidR="00F131C5" w:rsidRPr="002823E5" w:rsidRDefault="00C546B4">
      <w:pPr>
        <w:numPr>
          <w:ilvl w:val="0"/>
          <w:numId w:val="4"/>
        </w:numPr>
        <w:rPr>
          <w:color w:val="000000" w:themeColor="text1"/>
        </w:rPr>
      </w:pPr>
      <w:r>
        <w:rPr>
          <w:b/>
          <w:bCs/>
          <w:color w:val="000000" w:themeColor="text1"/>
        </w:rPr>
        <w:t>БЛОК B (Подготовка и обработка):</w:t>
      </w:r>
      <w:r>
        <w:rPr>
          <w:color w:val="000000" w:themeColor="text1"/>
        </w:rPr>
        <w:t xml:space="preserve"> "Грязные" зоны. Здесь происходит </w:t>
      </w:r>
      <w:del w:id="9" w:author="Кузнецова" w:date="2026-10-08T09:00:00Z">
        <w:r>
          <w:rPr>
            <w:color w:val="000000" w:themeColor="text1"/>
          </w:rPr>
          <w:delText>разложение, кипячение в кислотах, взвешивание и хранение реактивов</w:delText>
        </w:r>
      </w:del>
      <w:ins w:id="10" w:author="Кузнецова" w:date="2026-10-08T09:00:00Z">
        <w:r>
          <w:rPr>
            <w:color w:val="000000" w:themeColor="text1"/>
          </w:rPr>
          <w:t>разложение проб с высоким содержанием элементов, кипячение в кислотах, экстракция органических загрязнителей растворителями, подготовка твердых проб (сушка, измельчение, прессование) и хранение реактивов</w:t>
        </w:r>
      </w:ins>
      <w:r>
        <w:rPr>
          <w:color w:val="000000" w:themeColor="text1"/>
        </w:rPr>
        <w:t>. Требует усиленной вытяжки.</w:t>
      </w:r>
    </w:p>
    <w:p w14:paraId="04951B10" w14:textId="77777777" w:rsidR="00F131C5" w:rsidRPr="002823E5" w:rsidRDefault="00C546B4">
      <w:pPr>
        <w:numPr>
          <w:ilvl w:val="0"/>
          <w:numId w:val="4"/>
        </w:numPr>
        <w:rPr>
          <w:color w:val="000000" w:themeColor="text1"/>
        </w:rPr>
      </w:pPr>
      <w:r>
        <w:rPr>
          <w:b/>
          <w:bCs/>
          <w:color w:val="000000" w:themeColor="text1"/>
        </w:rPr>
        <w:t>БЛОК C (Логистика и поддержка):</w:t>
      </w:r>
      <w:r>
        <w:rPr>
          <w:color w:val="000000" w:themeColor="text1"/>
        </w:rPr>
        <w:t xml:space="preserve"> Зоны приемки, технического обслуживания мобильного оборудования, хранения газов и водоподготовки.</w:t>
      </w:r>
      <w:ins w:id="11" w:author="Кузнецова" w:date="2026-10-08T09:00:00Z">
        <w:r>
          <w:rPr>
            <w:color w:val="000000" w:themeColor="text1"/>
          </w:rPr>
          <w:t xml:space="preserve"> Сюда же относятся хранение проб и архив, сбор опасных отходов, генератор азота и сухого воздуха.</w:t>
        </w:r>
      </w:ins>
    </w:p>
    <w:p w14:paraId="673BF9BF" w14:textId="77777777" w:rsidR="00F131C5" w:rsidRPr="002823E5" w:rsidRDefault="00C546B4">
      <w:pPr>
        <w:numPr>
          <w:ilvl w:val="0"/>
          <w:numId w:val="4"/>
        </w:numPr>
        <w:rPr>
          <w:color w:val="000000" w:themeColor="text1"/>
        </w:rPr>
      </w:pPr>
      <w:r>
        <w:rPr>
          <w:b/>
          <w:bCs/>
          <w:color w:val="000000" w:themeColor="text1"/>
        </w:rPr>
        <w:lastRenderedPageBreak/>
        <w:t>БЛОК D (Административно-офисный):</w:t>
      </w:r>
      <w:r>
        <w:rPr>
          <w:color w:val="000000" w:themeColor="text1"/>
        </w:rPr>
        <w:t xml:space="preserve"> Изолированная зона для работы с данными, переговоров с клиентами и управления лабораторией, полностью свободная от химических рисков.</w:t>
      </w:r>
    </w:p>
    <w:p w14:paraId="02E8F26D" w14:textId="77777777" w:rsidR="00F131C5" w:rsidRPr="002823E5" w:rsidRDefault="00C546B4">
      <w:pPr>
        <w:pStyle w:val="Heading3"/>
        <w:rPr>
          <w:color w:val="000000" w:themeColor="text1"/>
        </w:rPr>
      </w:pPr>
      <w:bookmarkStart w:id="12" w:name="_fp493tf4ubos" w:colFirst="0" w:colLast="0"/>
      <w:bookmarkEnd w:id="12"/>
      <w:r>
        <w:rPr>
          <w:color w:val="000000" w:themeColor="text1"/>
        </w:rPr>
        <w:t>2.2. Потребность в дополнительном вспомогательном оборудовании</w:t>
      </w:r>
    </w:p>
    <w:p w14:paraId="3DA8F180" w14:textId="77777777" w:rsidR="00F131C5" w:rsidRPr="002823E5" w:rsidRDefault="00C546B4">
      <w:pPr>
        <w:rPr>
          <w:color w:val="000000" w:themeColor="text1"/>
        </w:rPr>
      </w:pPr>
      <w:r>
        <w:rPr>
          <w:color w:val="000000" w:themeColor="text1"/>
        </w:rPr>
        <w:t>Для ввода лаборатории в эксплуатацию и физической возможности проведения анализов, архитекторам и инвесторам необходимо учесть следующие критически важные позиции, не вошедшие в базовую спецификацию:</w:t>
      </w:r>
    </w:p>
    <w:p w14:paraId="1545944C" w14:textId="77777777" w:rsidR="00F131C5" w:rsidRPr="002823E5" w:rsidRDefault="00F131C5">
      <w:pPr>
        <w:widowControl w:val="0"/>
        <w:pBdr>
          <w:top w:val="nil"/>
          <w:left w:val="nil"/>
          <w:bottom w:val="nil"/>
          <w:right w:val="nil"/>
          <w:between w:val="nil"/>
        </w:pBdr>
        <w:rPr>
          <w:color w:val="000000" w:themeColor="text1"/>
        </w:rPr>
      </w:pPr>
    </w:p>
    <w:p w14:paraId="2956D518" w14:textId="77777777" w:rsidR="00F131C5" w:rsidRPr="002823E5" w:rsidRDefault="00C546B4">
      <w:pPr>
        <w:numPr>
          <w:ilvl w:val="0"/>
          <w:numId w:val="3"/>
        </w:numPr>
        <w:rPr>
          <w:color w:val="000000" w:themeColor="text1"/>
        </w:rPr>
      </w:pPr>
      <w:del w:id="13" w:author="Кузнецова" w:date="2026-10-08T09:00:00Z">
        <w:r>
          <w:rPr>
            <w:b/>
            <w:bCs/>
            <w:color w:val="000000" w:themeColor="text1"/>
          </w:rPr>
          <w:delText>Аналитические микровесы (5-6 знаков):</w:delText>
        </w:r>
      </w:del>
      <w:ins w:id="14" w:author="Кузнецова" w:date="2026-10-08T09:00:00Z">
        <w:r>
          <w:rPr>
            <w:b/>
            <w:bCs/>
            <w:color w:val="000000" w:themeColor="text1"/>
          </w:rPr>
          <w:t>Микровесы с разрешением 1 мкг (6 знаков):</w:t>
        </w:r>
      </w:ins>
      <w:r>
        <w:rPr>
          <w:color w:val="000000" w:themeColor="text1"/>
        </w:rPr>
        <w:t xml:space="preserve"> </w:t>
      </w:r>
      <w:del w:id="15" w:author="Кузнецова" w:date="2026-10-08T09:00:00Z">
        <w:r>
          <w:rPr>
            <w:color w:val="000000" w:themeColor="text1"/>
          </w:rPr>
          <w:delText>Необходимы для Блока B (Весовая комната).</w:delText>
        </w:r>
      </w:del>
      <w:ins w:id="16" w:author="Кузнецова" w:date="2026-10-08T09:00:00Z">
        <w:r>
          <w:rPr>
            <w:color w:val="000000" w:themeColor="text1"/>
          </w:rPr>
          <w:t>Необходимы для Блока А (Весовая комната).</w:t>
        </w:r>
      </w:ins>
      <w:r>
        <w:rPr>
          <w:color w:val="000000" w:themeColor="text1"/>
        </w:rPr>
        <w:t xml:space="preserve"> Без них невозможно взвесить фильтры для 28 закупаемых станций пылеотбора. Требуют установки антивибрационных столов.</w:t>
      </w:r>
      <w:ins w:id="17" w:author="Кузнецова" w:date="2026-10-08T09:00:00Z">
        <w:r>
          <w:rPr>
            <w:color w:val="000000" w:themeColor="text1"/>
          </w:rPr>
          <w:t xml:space="preserve"> Такое разрешение требует метод EPA для PM2.5. Дополнительно нужны ионизатор для снятия статического заряда и стеллажи для кондиционирования фильтров.</w:t>
        </w:r>
      </w:ins>
    </w:p>
    <w:p w14:paraId="0339B704" w14:textId="77777777" w:rsidR="00F131C5" w:rsidRPr="002823E5" w:rsidRDefault="00C546B4">
      <w:pPr>
        <w:numPr>
          <w:ilvl w:val="0"/>
          <w:numId w:val="3"/>
        </w:numPr>
        <w:rPr>
          <w:color w:val="000000" w:themeColor="text1"/>
        </w:rPr>
      </w:pPr>
      <w:r>
        <w:rPr>
          <w:b/>
          <w:bCs/>
          <w:color w:val="000000" w:themeColor="text1"/>
        </w:rPr>
        <w:t>Система водоочистки 1-го типа (Milli-Q):</w:t>
      </w:r>
      <w:r>
        <w:rPr>
          <w:color w:val="000000" w:themeColor="text1"/>
        </w:rPr>
        <w:t xml:space="preserve"> </w:t>
      </w:r>
      <w:del w:id="18" w:author="Кузнецова" w:date="2026-10-08T09:00:00Z">
        <w:r>
          <w:rPr>
            <w:color w:val="000000" w:themeColor="text1"/>
          </w:rPr>
          <w:delText>Необходима для Блока C (Моечная/Водоподготовка).</w:delText>
        </w:r>
      </w:del>
      <w:ins w:id="19" w:author="Кузнецова" w:date="2026-10-08T09:00:00Z">
        <w:r>
          <w:rPr>
            <w:color w:val="000000" w:themeColor="text1"/>
          </w:rPr>
          <w:t>Первичная очистка (обратный осмос, вода 2-го типа) размещается в Блоке C (Моечная/Водоподготовка); финишные модули сверхчистой воды 1-го типа по ISO 3696 — у места использования (комната 1а, Лаборатории 1 и 2), так как сверхчистая вода загрязняется при транспортировке.</w:t>
        </w:r>
      </w:ins>
      <w:r>
        <w:rPr>
          <w:color w:val="000000" w:themeColor="text1"/>
        </w:rPr>
        <w:t xml:space="preserve"> ИСП-МС и ЖХ-МС физически не смогут работать без ультрачистой воды.</w:t>
      </w:r>
    </w:p>
    <w:p w14:paraId="582EB7E5" w14:textId="77777777" w:rsidR="00F131C5" w:rsidRPr="002823E5" w:rsidRDefault="00C546B4">
      <w:pPr>
        <w:numPr>
          <w:ilvl w:val="0"/>
          <w:numId w:val="3"/>
        </w:numPr>
        <w:rPr>
          <w:color w:val="000000" w:themeColor="text1"/>
        </w:rPr>
      </w:pPr>
      <w:r>
        <w:rPr>
          <w:b/>
          <w:bCs/>
          <w:color w:val="000000" w:themeColor="text1"/>
        </w:rPr>
        <w:t>Химические вытяжные шкафы из полипропилена:</w:t>
      </w:r>
      <w:r>
        <w:rPr>
          <w:color w:val="000000" w:themeColor="text1"/>
        </w:rPr>
        <w:t xml:space="preserve"> Необходимы для Лаборатории 5 (Кислотная). Работа с плавиковой кислотой (HF) категорически запрещает использование стандартной мебели (стекло и металл будут корродировать).</w:t>
      </w:r>
      <w:ins w:id="20" w:author="Кузнецова" w:date="2026-10-08T09:00:00Z">
        <w:r>
          <w:rPr>
            <w:color w:val="000000" w:themeColor="text1"/>
          </w:rPr>
          <w:t xml:space="preserve"> Для органической пробоподготовки (5а) нужны отдельные вытяжные шкафы для работы с растворителями.</w:t>
        </w:r>
      </w:ins>
    </w:p>
    <w:p w14:paraId="1351A2D0" w14:textId="77777777" w:rsidR="00F131C5" w:rsidRPr="002823E5" w:rsidRDefault="00C546B4">
      <w:pPr>
        <w:numPr>
          <w:ilvl w:val="0"/>
          <w:numId w:val="3"/>
        </w:numPr>
        <w:rPr>
          <w:color w:val="000000" w:themeColor="text1"/>
        </w:rPr>
      </w:pPr>
      <w:r>
        <w:rPr>
          <w:b/>
          <w:bCs/>
          <w:color w:val="000000" w:themeColor="text1"/>
        </w:rPr>
        <w:t>Специализированные шкафы для хранения химреактивов:</w:t>
      </w:r>
      <w:r>
        <w:rPr>
          <w:color w:val="000000" w:themeColor="text1"/>
        </w:rPr>
        <w:t xml:space="preserve"> Необходимы вентилируемые шкафы (металлические для растворителей и полипропиленовые для кислот) для безопасного хранения реактивов в Блоке B.</w:t>
      </w:r>
    </w:p>
    <w:p w14:paraId="3DDFCF24" w14:textId="77777777" w:rsidR="00F131C5" w:rsidRPr="002823E5" w:rsidRDefault="00C546B4">
      <w:pPr>
        <w:numPr>
          <w:ilvl w:val="0"/>
          <w:numId w:val="3"/>
        </w:numPr>
        <w:rPr>
          <w:color w:val="000000" w:themeColor="text1"/>
        </w:rPr>
      </w:pPr>
      <w:r>
        <w:rPr>
          <w:b/>
          <w:bCs/>
          <w:color w:val="000000" w:themeColor="text1"/>
        </w:rPr>
        <w:t>Серверное оборудование:</w:t>
      </w:r>
      <w:r>
        <w:rPr>
          <w:color w:val="000000" w:themeColor="text1"/>
        </w:rPr>
        <w:t xml:space="preserve"> Необходимы мощности для развертывания системы LIMS и хранения терабайтов спектрограмм.</w:t>
      </w:r>
    </w:p>
    <w:p w14:paraId="4E1A8027" w14:textId="77777777" w:rsidR="009F6FDE" w:rsidRDefault="00000000">
      <w:pPr>
        <w:numPr>
          <w:ilvl w:val="0"/>
          <w:numId w:val="3"/>
        </w:numPr>
        <w:rPr>
          <w:ins w:id="21" w:author="Кузнецова" w:date="2026-10-08T09:00:00Z"/>
          <w:color w:val="000000" w:themeColor="text1"/>
        </w:rPr>
      </w:pPr>
      <w:ins w:id="22" w:author="Кузнецова" w:date="2026-10-08T09:00:00Z">
        <w:r>
          <w:rPr>
            <w:b/>
            <w:bCs/>
            <w:color w:val="000000" w:themeColor="text1"/>
          </w:rPr>
          <w:t>Генератор азота и сухого воздуха для ЖХ-МС/МС:</w:t>
        </w:r>
        <w:r>
          <w:rPr>
            <w:color w:val="000000" w:themeColor="text1"/>
          </w:rPr>
          <w:t xml:space="preserve"> LCMS-8050 требует непрерывной подачи азота и сухого воздуха (суммарно до ~25 л/мин), баллоны для этого не подходят. Нужны место, электропитание, отвод тепла и шума; для моделей без встроенного компрессора — сеть сжатого воздуха (около 110 л/мин при 8,3 бар, класс ISO 8573-1 1.4.1).</w:t>
        </w:r>
      </w:ins>
    </w:p>
    <w:p w14:paraId="69B33D78" w14:textId="77777777" w:rsidR="009F6FDE" w:rsidRDefault="00000000">
      <w:pPr>
        <w:numPr>
          <w:ilvl w:val="0"/>
          <w:numId w:val="3"/>
        </w:numPr>
        <w:rPr>
          <w:ins w:id="23" w:author="Кузнецова" w:date="2026-10-08T09:00:00Z"/>
          <w:color w:val="000000" w:themeColor="text1"/>
        </w:rPr>
      </w:pPr>
      <w:ins w:id="24" w:author="Кузнецова" w:date="2026-10-08T09:00:00Z">
        <w:r>
          <w:rPr>
            <w:b/>
            <w:bCs/>
            <w:color w:val="000000" w:themeColor="text1"/>
          </w:rPr>
          <w:t>Система подачи аргона:</w:t>
        </w:r>
        <w:r>
          <w:rPr>
            <w:color w:val="000000" w:themeColor="text1"/>
          </w:rPr>
          <w:t xml:space="preserve"> ИСП-МС расходует около 11 л/мин аргона, баллона 7 м³ хватает примерно на 10 часов работы. Нужна автоматическая рампа на две группы баллонов или сосуд Дьюара с жидким аргоном. Чистоты аргона 99,95 % достаточно.</w:t>
        </w:r>
      </w:ins>
    </w:p>
    <w:p w14:paraId="1C4A149D" w14:textId="77777777" w:rsidR="009F6FDE" w:rsidRDefault="00000000">
      <w:pPr>
        <w:numPr>
          <w:ilvl w:val="0"/>
          <w:numId w:val="3"/>
        </w:numPr>
        <w:rPr>
          <w:ins w:id="25" w:author="Кузнецова" w:date="2026-10-08T09:00:00Z"/>
          <w:color w:val="000000" w:themeColor="text1"/>
        </w:rPr>
      </w:pPr>
      <w:ins w:id="26" w:author="Кузнецова" w:date="2026-10-08T09:00:00Z">
        <w:r>
          <w:rPr>
            <w:b/>
            <w:bCs/>
            <w:color w:val="000000" w:themeColor="text1"/>
          </w:rPr>
          <w:t>Ламинарные боксы класса ISO 5:</w:t>
        </w:r>
        <w:r>
          <w:rPr>
            <w:color w:val="000000" w:themeColor="text1"/>
          </w:rPr>
          <w:t xml:space="preserve"> для чистой кислотной комнаты (1а), из полипропилена, без металлических деталей.</w:t>
        </w:r>
      </w:ins>
    </w:p>
    <w:p w14:paraId="610593B7" w14:textId="77777777" w:rsidR="009F6FDE" w:rsidRDefault="00000000">
      <w:pPr>
        <w:numPr>
          <w:ilvl w:val="0"/>
          <w:numId w:val="3"/>
        </w:numPr>
        <w:rPr>
          <w:ins w:id="27" w:author="Кузнецова" w:date="2026-10-08T09:00:00Z"/>
          <w:color w:val="000000" w:themeColor="text1"/>
        </w:rPr>
      </w:pPr>
      <w:ins w:id="28" w:author="Кузнецова" w:date="2026-10-08T09:00:00Z">
        <w:r>
          <w:rPr>
            <w:b/>
            <w:bCs/>
            <w:color w:val="000000" w:themeColor="text1"/>
          </w:rPr>
          <w:t>Оборудование для органической пробоподготовки:</w:t>
        </w:r>
        <w:r>
          <w:rPr>
            <w:color w:val="000000" w:themeColor="text1"/>
          </w:rPr>
          <w:t xml:space="preserve"> системы экстракции (ускоренная экстракция растворителем, Сокслет), твердофазной экстракции, концентраторы с отдувкой азотом, ротационные испарители (Лаборатория 5а).</w:t>
        </w:r>
      </w:ins>
    </w:p>
    <w:p w14:paraId="2E00B4AA" w14:textId="77777777" w:rsidR="009F6FDE" w:rsidRDefault="00000000">
      <w:pPr>
        <w:numPr>
          <w:ilvl w:val="0"/>
          <w:numId w:val="3"/>
        </w:numPr>
        <w:rPr>
          <w:ins w:id="29" w:author="Кузнецова" w:date="2026-10-08T09:00:00Z"/>
          <w:color w:val="000000" w:themeColor="text1"/>
        </w:rPr>
      </w:pPr>
      <w:ins w:id="30" w:author="Кузнецова" w:date="2026-10-08T09:00:00Z">
        <w:r>
          <w:rPr>
            <w:b/>
            <w:bCs/>
            <w:color w:val="000000" w:themeColor="text1"/>
          </w:rPr>
          <w:t>Оборудование для подготовки твердых проб:</w:t>
        </w:r>
        <w:r>
          <w:rPr>
            <w:color w:val="000000" w:themeColor="text1"/>
          </w:rPr>
          <w:t xml:space="preserve"> сушильный шкаф, дробилка и истиратель, сита, гидравлический пресс для таблеток, плавильная установка и муфельная печь для XRF и CHNS (Лаборатория 5б).</w:t>
        </w:r>
      </w:ins>
    </w:p>
    <w:p w14:paraId="6C1FA7C9" w14:textId="77777777" w:rsidR="009F6FDE" w:rsidRDefault="00000000">
      <w:pPr>
        <w:numPr>
          <w:ilvl w:val="0"/>
          <w:numId w:val="3"/>
        </w:numPr>
        <w:rPr>
          <w:ins w:id="31" w:author="Кузнецова" w:date="2026-10-08T09:00:00Z"/>
          <w:color w:val="000000" w:themeColor="text1"/>
        </w:rPr>
      </w:pPr>
      <w:ins w:id="32" w:author="Кузнецова" w:date="2026-10-08T09:00:00Z">
        <w:r>
          <w:rPr>
            <w:b/>
            <w:bCs/>
            <w:color w:val="000000" w:themeColor="text1"/>
          </w:rPr>
          <w:lastRenderedPageBreak/>
          <w:t>Холодильное оборудование для проб:</w:t>
        </w:r>
        <w:r>
          <w:rPr>
            <w:color w:val="000000" w:themeColor="text1"/>
          </w:rPr>
          <w:t xml:space="preserve"> холодильники (4 °C) и морозильники для хранения проб воды, почв и фильтров в установленные сроки, архив проб (помещение 9а).</w:t>
        </w:r>
      </w:ins>
    </w:p>
    <w:p w14:paraId="1574B58B" w14:textId="77777777" w:rsidR="009F6FDE" w:rsidRDefault="00000000">
      <w:pPr>
        <w:numPr>
          <w:ilvl w:val="0"/>
          <w:numId w:val="3"/>
        </w:numPr>
        <w:rPr>
          <w:ins w:id="33" w:author="Кузнецова" w:date="2026-10-08T09:00:00Z"/>
          <w:color w:val="000000" w:themeColor="text1"/>
        </w:rPr>
      </w:pPr>
      <w:ins w:id="34" w:author="Кузнецова" w:date="2026-10-08T09:00:00Z">
        <w:r>
          <w:rPr>
            <w:b/>
            <w:bCs/>
            <w:color w:val="000000" w:themeColor="text1"/>
          </w:rPr>
          <w:t>Системы контроля условий и газовой безопасности:</w:t>
        </w:r>
        <w:r>
          <w:rPr>
            <w:color w:val="000000" w:themeColor="text1"/>
          </w:rPr>
          <w:t xml:space="preserve"> датчики температуры, влажности и перепада давления в каждой лаборатории с журналированием и сигнализацией (ISO/IEC 17025, п. 6.3.3); датчики недостатка кислорода в газовой рампе и в лабораториях с аргоном, азотом и гелием; датчики токсичных газов у шкафов с поверочными смесями.</w:t>
        </w:r>
      </w:ins>
    </w:p>
    <w:p w14:paraId="39656226" w14:textId="77777777" w:rsidR="00F131C5" w:rsidRPr="002823E5" w:rsidRDefault="00C546B4">
      <w:pPr>
        <w:pStyle w:val="Heading3"/>
        <w:rPr>
          <w:color w:val="000000" w:themeColor="text1"/>
        </w:rPr>
      </w:pPr>
      <w:bookmarkStart w:id="35" w:name="_6hw8nbyqr4it" w:colFirst="0" w:colLast="0"/>
      <w:bookmarkEnd w:id="35"/>
      <w:r>
        <w:rPr>
          <w:color w:val="000000" w:themeColor="text1"/>
        </w:rPr>
        <w:t>2.3. Табличный вариант зонирования лаборатории</w:t>
      </w:r>
    </w:p>
    <w:p w14:paraId="01731EAE" w14:textId="77777777" w:rsidR="00F131C5" w:rsidRPr="002823E5" w:rsidRDefault="00C546B4">
      <w:pPr>
        <w:rPr>
          <w:color w:val="000000" w:themeColor="text1"/>
        </w:rPr>
      </w:pPr>
      <w:r>
        <w:rPr>
          <w:color w:val="000000" w:themeColor="text1"/>
        </w:rPr>
        <w:t>Организация пространства выстроена с учетом минимизации перекрестного загрязнения проб.</w:t>
      </w:r>
    </w:p>
    <w:p w14:paraId="386CA8A4" w14:textId="77777777" w:rsidR="00F131C5" w:rsidRPr="002823E5" w:rsidRDefault="00F131C5">
      <w:pPr>
        <w:widowControl w:val="0"/>
        <w:pBdr>
          <w:top w:val="nil"/>
          <w:left w:val="nil"/>
          <w:bottom w:val="nil"/>
          <w:right w:val="nil"/>
          <w:between w:val="nil"/>
        </w:pBdr>
        <w:rPr>
          <w:color w:val="000000" w:themeColor="text1"/>
        </w:rPr>
      </w:pPr>
    </w:p>
    <w:tbl>
      <w:tblPr>
        <w:tblStyle w:val="a0"/>
        <w:tblW w:w="96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829"/>
      </w:tblGrid>
      <w:tr w:rsidR="002823E5" w:rsidRPr="002823E5" w14:paraId="7BF42AAE" w14:textId="77777777" w:rsidTr="00C546B4">
        <w:trPr>
          <w:tblHeader/>
        </w:trPr>
        <w:tc>
          <w:tcPr>
            <w:tcW w:w="1560" w:type="dxa"/>
            <w:tcMar>
              <w:top w:w="100" w:type="dxa"/>
              <w:left w:w="100" w:type="dxa"/>
              <w:bottom w:w="100" w:type="dxa"/>
              <w:right w:w="100" w:type="dxa"/>
            </w:tcMar>
          </w:tcPr>
          <w:p w14:paraId="3B8E7498" w14:textId="77777777" w:rsidR="00F131C5" w:rsidRPr="002823E5" w:rsidRDefault="00C546B4">
            <w:pPr>
              <w:rPr>
                <w:b/>
                <w:bCs/>
                <w:color w:val="000000" w:themeColor="text1"/>
                <w:sz w:val="20"/>
                <w:szCs w:val="20"/>
              </w:rPr>
            </w:pPr>
            <w:r>
              <w:rPr>
                <w:b/>
                <w:bCs/>
                <w:color w:val="000000" w:themeColor="text1"/>
                <w:sz w:val="20"/>
                <w:szCs w:val="20"/>
              </w:rPr>
              <w:t>Блоки</w:t>
            </w:r>
          </w:p>
        </w:tc>
        <w:tc>
          <w:tcPr>
            <w:tcW w:w="1560" w:type="dxa"/>
            <w:tcMar>
              <w:top w:w="100" w:type="dxa"/>
              <w:left w:w="100" w:type="dxa"/>
              <w:bottom w:w="100" w:type="dxa"/>
              <w:right w:w="100" w:type="dxa"/>
            </w:tcMar>
          </w:tcPr>
          <w:p w14:paraId="631BC86D" w14:textId="77777777" w:rsidR="00F131C5" w:rsidRPr="002823E5" w:rsidRDefault="00C546B4">
            <w:pPr>
              <w:rPr>
                <w:b/>
                <w:bCs/>
                <w:color w:val="000000" w:themeColor="text1"/>
                <w:sz w:val="20"/>
                <w:szCs w:val="20"/>
              </w:rPr>
            </w:pPr>
            <w:r>
              <w:rPr>
                <w:b/>
                <w:bCs/>
                <w:color w:val="000000" w:themeColor="text1"/>
                <w:sz w:val="20"/>
                <w:szCs w:val="20"/>
              </w:rPr>
              <w:t>Помещения</w:t>
            </w:r>
          </w:p>
        </w:tc>
        <w:tc>
          <w:tcPr>
            <w:tcW w:w="1560" w:type="dxa"/>
            <w:tcMar>
              <w:top w:w="100" w:type="dxa"/>
              <w:left w:w="100" w:type="dxa"/>
              <w:bottom w:w="100" w:type="dxa"/>
              <w:right w:w="100" w:type="dxa"/>
            </w:tcMar>
          </w:tcPr>
          <w:p w14:paraId="3BE4FC4D" w14:textId="77777777" w:rsidR="00F131C5" w:rsidRPr="002823E5" w:rsidRDefault="00C546B4">
            <w:pPr>
              <w:rPr>
                <w:b/>
                <w:bCs/>
                <w:color w:val="000000" w:themeColor="text1"/>
                <w:sz w:val="20"/>
                <w:szCs w:val="20"/>
              </w:rPr>
            </w:pPr>
            <w:r>
              <w:rPr>
                <w:b/>
                <w:bCs/>
                <w:color w:val="000000" w:themeColor="text1"/>
                <w:sz w:val="20"/>
                <w:szCs w:val="20"/>
              </w:rPr>
              <w:t>Объект исследования</w:t>
            </w:r>
          </w:p>
        </w:tc>
        <w:tc>
          <w:tcPr>
            <w:tcW w:w="1560" w:type="dxa"/>
            <w:tcMar>
              <w:top w:w="100" w:type="dxa"/>
              <w:left w:w="100" w:type="dxa"/>
              <w:bottom w:w="100" w:type="dxa"/>
              <w:right w:w="100" w:type="dxa"/>
            </w:tcMar>
          </w:tcPr>
          <w:p w14:paraId="5AAFF5BB" w14:textId="77777777" w:rsidR="00F131C5" w:rsidRPr="002823E5" w:rsidRDefault="00C546B4">
            <w:pPr>
              <w:rPr>
                <w:b/>
                <w:bCs/>
                <w:color w:val="000000" w:themeColor="text1"/>
                <w:sz w:val="20"/>
                <w:szCs w:val="20"/>
              </w:rPr>
            </w:pPr>
            <w:r>
              <w:rPr>
                <w:b/>
                <w:bCs/>
                <w:color w:val="000000" w:themeColor="text1"/>
                <w:sz w:val="20"/>
                <w:szCs w:val="20"/>
              </w:rPr>
              <w:t>Направление анализа</w:t>
            </w:r>
          </w:p>
        </w:tc>
        <w:tc>
          <w:tcPr>
            <w:tcW w:w="1560" w:type="dxa"/>
            <w:tcMar>
              <w:top w:w="100" w:type="dxa"/>
              <w:left w:w="100" w:type="dxa"/>
              <w:bottom w:w="100" w:type="dxa"/>
              <w:right w:w="100" w:type="dxa"/>
            </w:tcMar>
          </w:tcPr>
          <w:p w14:paraId="2B72E605" w14:textId="77777777" w:rsidR="00F131C5" w:rsidRPr="002823E5" w:rsidRDefault="00C546B4">
            <w:pPr>
              <w:rPr>
                <w:b/>
                <w:bCs/>
                <w:color w:val="000000" w:themeColor="text1"/>
                <w:sz w:val="20"/>
                <w:szCs w:val="20"/>
              </w:rPr>
            </w:pPr>
            <w:r>
              <w:rPr>
                <w:b/>
                <w:bCs/>
                <w:color w:val="000000" w:themeColor="text1"/>
                <w:sz w:val="20"/>
                <w:szCs w:val="20"/>
              </w:rPr>
              <w:t>Устанавливаемое оборудование</w:t>
            </w:r>
          </w:p>
        </w:tc>
        <w:tc>
          <w:tcPr>
            <w:tcW w:w="1829" w:type="dxa"/>
            <w:tcMar>
              <w:top w:w="100" w:type="dxa"/>
              <w:left w:w="100" w:type="dxa"/>
              <w:bottom w:w="100" w:type="dxa"/>
              <w:right w:w="100" w:type="dxa"/>
            </w:tcMar>
          </w:tcPr>
          <w:p w14:paraId="71EF148C" w14:textId="77777777" w:rsidR="00F131C5" w:rsidRPr="002823E5" w:rsidRDefault="00C546B4">
            <w:pPr>
              <w:rPr>
                <w:b/>
                <w:bCs/>
                <w:color w:val="000000" w:themeColor="text1"/>
                <w:sz w:val="20"/>
                <w:szCs w:val="20"/>
              </w:rPr>
            </w:pPr>
            <w:r>
              <w:rPr>
                <w:b/>
                <w:bCs/>
                <w:color w:val="000000" w:themeColor="text1"/>
                <w:sz w:val="20"/>
                <w:szCs w:val="20"/>
              </w:rPr>
              <w:t>Специфика и требования (Архитектура, Мебель, Инженерия)</w:t>
            </w:r>
          </w:p>
        </w:tc>
      </w:tr>
      <w:tr w:rsidR="002823E5" w:rsidRPr="002823E5" w14:paraId="7F4291B1" w14:textId="77777777" w:rsidTr="00C546B4">
        <w:tc>
          <w:tcPr>
            <w:tcW w:w="1560" w:type="dxa"/>
            <w:tcMar>
              <w:top w:w="100" w:type="dxa"/>
              <w:left w:w="100" w:type="dxa"/>
              <w:bottom w:w="100" w:type="dxa"/>
              <w:right w:w="100" w:type="dxa"/>
            </w:tcMar>
          </w:tcPr>
          <w:p w14:paraId="61163DBC" w14:textId="77777777" w:rsidR="00F131C5" w:rsidRPr="002823E5" w:rsidRDefault="00C546B4">
            <w:pPr>
              <w:rPr>
                <w:color w:val="000000" w:themeColor="text1"/>
                <w:sz w:val="20"/>
                <w:szCs w:val="20"/>
              </w:rPr>
            </w:pPr>
            <w:r>
              <w:rPr>
                <w:b/>
                <w:bCs/>
                <w:color w:val="000000" w:themeColor="text1"/>
                <w:sz w:val="20"/>
                <w:szCs w:val="20"/>
              </w:rPr>
              <w:t>БЛОК А: ИНСТРУМЕНТАЛЬНАЯ АНАЛИТИКА (Чистые зоны)</w:t>
            </w:r>
          </w:p>
        </w:tc>
        <w:tc>
          <w:tcPr>
            <w:tcW w:w="1560" w:type="dxa"/>
            <w:tcMar>
              <w:top w:w="100" w:type="dxa"/>
              <w:left w:w="100" w:type="dxa"/>
              <w:bottom w:w="100" w:type="dxa"/>
              <w:right w:w="100" w:type="dxa"/>
            </w:tcMar>
          </w:tcPr>
          <w:p w14:paraId="2D4B3E1F" w14:textId="77777777" w:rsidR="00F131C5" w:rsidRPr="002823E5" w:rsidRDefault="00C546B4">
            <w:pPr>
              <w:rPr>
                <w:color w:val="000000" w:themeColor="text1"/>
                <w:sz w:val="20"/>
                <w:szCs w:val="20"/>
              </w:rPr>
            </w:pPr>
            <w:r>
              <w:rPr>
                <w:color w:val="000000" w:themeColor="text1"/>
                <w:sz w:val="20"/>
                <w:szCs w:val="20"/>
              </w:rPr>
              <w:t>1. Лаборатория ультраследового элементного анализа</w:t>
            </w:r>
          </w:p>
        </w:tc>
        <w:tc>
          <w:tcPr>
            <w:tcW w:w="1560" w:type="dxa"/>
            <w:tcMar>
              <w:top w:w="100" w:type="dxa"/>
              <w:left w:w="100" w:type="dxa"/>
              <w:bottom w:w="100" w:type="dxa"/>
              <w:right w:w="100" w:type="dxa"/>
            </w:tcMar>
          </w:tcPr>
          <w:p w14:paraId="3A9B0986" w14:textId="77777777" w:rsidR="00F131C5" w:rsidRPr="002823E5" w:rsidRDefault="00C546B4">
            <w:pPr>
              <w:rPr>
                <w:color w:val="000000" w:themeColor="text1"/>
                <w:sz w:val="20"/>
                <w:szCs w:val="20"/>
              </w:rPr>
            </w:pPr>
            <w:r>
              <w:rPr>
                <w:color w:val="000000" w:themeColor="text1"/>
                <w:sz w:val="20"/>
                <w:szCs w:val="20"/>
              </w:rPr>
              <w:t>Атмосферная пыль, воды, почвы</w:t>
            </w:r>
          </w:p>
        </w:tc>
        <w:tc>
          <w:tcPr>
            <w:tcW w:w="1560" w:type="dxa"/>
            <w:tcMar>
              <w:top w:w="100" w:type="dxa"/>
              <w:left w:w="100" w:type="dxa"/>
              <w:bottom w:w="100" w:type="dxa"/>
              <w:right w:w="100" w:type="dxa"/>
            </w:tcMar>
          </w:tcPr>
          <w:p w14:paraId="68C9207C" w14:textId="77777777" w:rsidR="00F131C5" w:rsidRPr="002823E5" w:rsidRDefault="00C546B4">
            <w:pPr>
              <w:rPr>
                <w:color w:val="000000" w:themeColor="text1"/>
                <w:sz w:val="20"/>
                <w:szCs w:val="20"/>
              </w:rPr>
            </w:pPr>
            <w:r>
              <w:rPr>
                <w:color w:val="000000" w:themeColor="text1"/>
                <w:sz w:val="20"/>
                <w:szCs w:val="20"/>
              </w:rPr>
              <w:t>Химический фингерпринтинг тяжелых металлов</w:t>
            </w:r>
          </w:p>
        </w:tc>
        <w:tc>
          <w:tcPr>
            <w:tcW w:w="1560" w:type="dxa"/>
            <w:tcMar>
              <w:top w:w="100" w:type="dxa"/>
              <w:left w:w="100" w:type="dxa"/>
              <w:bottom w:w="100" w:type="dxa"/>
              <w:right w:w="100" w:type="dxa"/>
            </w:tcMar>
          </w:tcPr>
          <w:p w14:paraId="06F027D7" w14:textId="77777777" w:rsidR="00F131C5" w:rsidRPr="002823E5" w:rsidRDefault="00C546B4">
            <w:pPr>
              <w:rPr>
                <w:color w:val="000000" w:themeColor="text1"/>
                <w:sz w:val="20"/>
                <w:szCs w:val="20"/>
              </w:rPr>
            </w:pPr>
            <w:r>
              <w:rPr>
                <w:color w:val="000000" w:themeColor="text1"/>
                <w:sz w:val="20"/>
                <w:szCs w:val="20"/>
              </w:rPr>
              <w:t>ИСП-МС (Shimadzu ICPMS-2040LF)</w:t>
            </w:r>
          </w:p>
        </w:tc>
        <w:tc>
          <w:tcPr>
            <w:tcW w:w="1829" w:type="dxa"/>
            <w:tcMar>
              <w:top w:w="100" w:type="dxa"/>
              <w:left w:w="100" w:type="dxa"/>
              <w:bottom w:w="100" w:type="dxa"/>
              <w:right w:w="100" w:type="dxa"/>
            </w:tcMar>
          </w:tcPr>
          <w:p w14:paraId="46352112" w14:textId="77777777" w:rsidR="00F131C5" w:rsidRPr="002823E5" w:rsidRDefault="00C546B4">
            <w:pPr>
              <w:rPr>
                <w:color w:val="000000" w:themeColor="text1"/>
                <w:sz w:val="20"/>
                <w:szCs w:val="20"/>
              </w:rPr>
            </w:pPr>
            <w:r>
              <w:rPr>
                <w:b/>
                <w:bCs/>
                <w:color w:val="000000" w:themeColor="text1"/>
                <w:sz w:val="20"/>
                <w:szCs w:val="20"/>
              </w:rPr>
              <w:t>Стандарт:</w:t>
            </w:r>
            <w:r>
              <w:rPr>
                <w:color w:val="000000" w:themeColor="text1"/>
                <w:sz w:val="20"/>
                <w:szCs w:val="20"/>
              </w:rPr>
              <w:t xml:space="preserve"> ISO 7. </w:t>
            </w:r>
            <w:r>
              <w:rPr>
                <w:b/>
                <w:bCs/>
                <w:color w:val="000000" w:themeColor="text1"/>
                <w:sz w:val="20"/>
                <w:szCs w:val="20"/>
              </w:rPr>
              <w:t>Инженерия:</w:t>
            </w:r>
            <w:r>
              <w:rPr>
                <w:color w:val="000000" w:themeColor="text1"/>
                <w:sz w:val="20"/>
                <w:szCs w:val="20"/>
              </w:rPr>
              <w:t xml:space="preserve"> Избыточное давление, HEPA-фильтры. </w:t>
            </w:r>
            <w:r>
              <w:rPr>
                <w:b/>
                <w:bCs/>
                <w:color w:val="000000" w:themeColor="text1"/>
                <w:sz w:val="20"/>
                <w:szCs w:val="20"/>
              </w:rPr>
              <w:t>Мебель:</w:t>
            </w:r>
            <w:r>
              <w:rPr>
                <w:color w:val="000000" w:themeColor="text1"/>
                <w:sz w:val="20"/>
                <w:szCs w:val="20"/>
              </w:rPr>
              <w:t xml:space="preserve"> Исключить открытый металл (только полипропилен/эпоксидка). </w:t>
            </w:r>
            <w:del w:id="36" w:author="Кузнецова" w:date="2026-10-08T09:00:00Z">
              <w:r>
                <w:rPr>
                  <w:color w:val="000000" w:themeColor="text1"/>
                  <w:sz w:val="20"/>
                  <w:szCs w:val="20"/>
                </w:rPr>
                <w:delText>Подводка сверхчистого аргона.</w:delText>
              </w:r>
            </w:del>
            <w:ins w:id="37" w:author="Кузнецова" w:date="2026-10-08T09:00:00Z">
              <w:r>
                <w:rPr>
                  <w:color w:val="000000" w:themeColor="text1"/>
                  <w:sz w:val="20"/>
                  <w:szCs w:val="20"/>
                </w:rPr>
                <w:t>Подводка аргона (чистоты 99,95 % достаточно) по металлической магистрали. Отдельная вытяжка от плазмы. Передаточное окно в чистую кислотную комнату (1а).</w:t>
              </w:r>
            </w:ins>
          </w:p>
        </w:tc>
      </w:tr>
      <w:tr w:rsidR="009F6FDE" w14:paraId="63EF1707" w14:textId="77777777">
        <w:trPr>
          <w:ins w:id="38" w:author="Кузнецова" w:date="2026-10-08T09:00:00Z"/>
        </w:trPr>
        <w:tc>
          <w:tcPr>
            <w:tcW w:w="1560" w:type="dxa"/>
            <w:tcMar>
              <w:top w:w="100" w:type="dxa"/>
              <w:left w:w="100" w:type="dxa"/>
              <w:bottom w:w="100" w:type="dxa"/>
              <w:right w:w="100" w:type="dxa"/>
            </w:tcMar>
          </w:tcPr>
          <w:p w14:paraId="37DC318E" w14:textId="77777777" w:rsidR="00F131C5" w:rsidRPr="002823E5" w:rsidRDefault="00F131C5">
            <w:pPr>
              <w:rPr>
                <w:ins w:id="39" w:author="Кузнецова" w:date="2026-10-08T09:00:00Z"/>
                <w:color w:val="000000" w:themeColor="text1"/>
                <w:sz w:val="20"/>
                <w:szCs w:val="20"/>
              </w:rPr>
            </w:pPr>
          </w:p>
        </w:tc>
        <w:tc>
          <w:tcPr>
            <w:tcW w:w="1560" w:type="dxa"/>
            <w:tcMar>
              <w:top w:w="100" w:type="dxa"/>
              <w:left w:w="100" w:type="dxa"/>
              <w:bottom w:w="100" w:type="dxa"/>
              <w:right w:w="100" w:type="dxa"/>
            </w:tcMar>
          </w:tcPr>
          <w:p w14:paraId="1565F0FA" w14:textId="77777777" w:rsidR="00F131C5" w:rsidRPr="002823E5" w:rsidRDefault="00C546B4">
            <w:pPr>
              <w:rPr>
                <w:ins w:id="40" w:author="Кузнецова" w:date="2026-10-08T09:00:00Z"/>
                <w:color w:val="000000" w:themeColor="text1"/>
                <w:sz w:val="20"/>
                <w:szCs w:val="20"/>
              </w:rPr>
            </w:pPr>
            <w:ins w:id="41" w:author="Кузнецова" w:date="2026-10-08T09:00:00Z">
              <w:r>
                <w:rPr>
                  <w:color w:val="000000" w:themeColor="text1"/>
                  <w:sz w:val="20"/>
                  <w:szCs w:val="20"/>
                </w:rPr>
                <w:t xml:space="preserve">1а. Чистая кислотная комната (ультраследовая </w:t>
              </w:r>
              <w:r>
                <w:rPr>
                  <w:color w:val="000000" w:themeColor="text1"/>
                  <w:sz w:val="20"/>
                  <w:szCs w:val="20"/>
                </w:rPr>
                <w:lastRenderedPageBreak/>
                <w:t>пробоподготовка)</w:t>
              </w:r>
            </w:ins>
          </w:p>
        </w:tc>
        <w:tc>
          <w:tcPr>
            <w:tcW w:w="1560" w:type="dxa"/>
            <w:tcMar>
              <w:top w:w="100" w:type="dxa"/>
              <w:left w:w="100" w:type="dxa"/>
              <w:bottom w:w="100" w:type="dxa"/>
              <w:right w:w="100" w:type="dxa"/>
            </w:tcMar>
          </w:tcPr>
          <w:p w14:paraId="02DA58E0" w14:textId="77777777" w:rsidR="00F131C5" w:rsidRPr="002823E5" w:rsidRDefault="00C546B4">
            <w:pPr>
              <w:rPr>
                <w:ins w:id="42" w:author="Кузнецова" w:date="2026-10-08T09:00:00Z"/>
                <w:color w:val="000000" w:themeColor="text1"/>
                <w:sz w:val="20"/>
                <w:szCs w:val="20"/>
              </w:rPr>
            </w:pPr>
            <w:ins w:id="43" w:author="Кузнецова" w:date="2026-10-08T09:00:00Z">
              <w:r>
                <w:rPr>
                  <w:color w:val="000000" w:themeColor="text1"/>
                  <w:sz w:val="20"/>
                  <w:szCs w:val="20"/>
                </w:rPr>
                <w:lastRenderedPageBreak/>
                <w:t>Пробы для ИСП-МС: воды, фильтры, вытяжки почв</w:t>
              </w:r>
            </w:ins>
          </w:p>
        </w:tc>
        <w:tc>
          <w:tcPr>
            <w:tcW w:w="1560" w:type="dxa"/>
            <w:tcMar>
              <w:top w:w="100" w:type="dxa"/>
              <w:left w:w="100" w:type="dxa"/>
              <w:bottom w:w="100" w:type="dxa"/>
              <w:right w:w="100" w:type="dxa"/>
            </w:tcMar>
          </w:tcPr>
          <w:p w14:paraId="0D9049BE" w14:textId="77777777" w:rsidR="00F131C5" w:rsidRPr="002823E5" w:rsidRDefault="00C546B4">
            <w:pPr>
              <w:rPr>
                <w:ins w:id="44" w:author="Кузнецова" w:date="2026-10-08T09:00:00Z"/>
                <w:color w:val="000000" w:themeColor="text1"/>
                <w:sz w:val="20"/>
                <w:szCs w:val="20"/>
              </w:rPr>
            </w:pPr>
            <w:ins w:id="45" w:author="Кузнецова" w:date="2026-10-08T09:00:00Z">
              <w:r>
                <w:rPr>
                  <w:color w:val="000000" w:themeColor="text1"/>
                  <w:sz w:val="20"/>
                  <w:szCs w:val="20"/>
                </w:rPr>
                <w:t xml:space="preserve">Разложение и разбавление проб для анализа на уровне ppt, </w:t>
              </w:r>
              <w:r>
                <w:rPr>
                  <w:color w:val="000000" w:themeColor="text1"/>
                  <w:sz w:val="20"/>
                  <w:szCs w:val="20"/>
                </w:rPr>
                <w:lastRenderedPageBreak/>
                <w:t>очистка кислот</w:t>
              </w:r>
            </w:ins>
          </w:p>
        </w:tc>
        <w:tc>
          <w:tcPr>
            <w:tcW w:w="1560" w:type="dxa"/>
            <w:tcMar>
              <w:top w:w="100" w:type="dxa"/>
              <w:left w:w="100" w:type="dxa"/>
              <w:bottom w:w="100" w:type="dxa"/>
              <w:right w:w="100" w:type="dxa"/>
            </w:tcMar>
          </w:tcPr>
          <w:p w14:paraId="7369B29F" w14:textId="77777777" w:rsidR="00F131C5" w:rsidRPr="002823E5" w:rsidRDefault="00C546B4">
            <w:pPr>
              <w:rPr>
                <w:ins w:id="46" w:author="Кузнецова" w:date="2026-10-08T09:00:00Z"/>
                <w:color w:val="000000" w:themeColor="text1"/>
                <w:sz w:val="20"/>
                <w:szCs w:val="20"/>
              </w:rPr>
            </w:pPr>
            <w:ins w:id="47" w:author="Кузнецова" w:date="2026-10-08T09:00:00Z">
              <w:r>
                <w:rPr>
                  <w:color w:val="000000" w:themeColor="text1"/>
                  <w:sz w:val="20"/>
                  <w:szCs w:val="20"/>
                </w:rPr>
                <w:lastRenderedPageBreak/>
                <w:t xml:space="preserve">Ламинарные боксы ISO 5 (доп. закупка); система очистки кислот </w:t>
              </w:r>
              <w:r>
                <w:rPr>
                  <w:color w:val="000000" w:themeColor="text1"/>
                  <w:sz w:val="20"/>
                  <w:szCs w:val="20"/>
                </w:rPr>
                <w:lastRenderedPageBreak/>
                <w:t>Savillex; финишная очистка воды 1-го типа</w:t>
              </w:r>
            </w:ins>
          </w:p>
        </w:tc>
        <w:tc>
          <w:tcPr>
            <w:tcW w:w="1829" w:type="dxa"/>
            <w:tcMar>
              <w:top w:w="100" w:type="dxa"/>
              <w:left w:w="100" w:type="dxa"/>
              <w:bottom w:w="100" w:type="dxa"/>
              <w:right w:w="100" w:type="dxa"/>
            </w:tcMar>
          </w:tcPr>
          <w:p w14:paraId="38F6823C" w14:textId="77777777" w:rsidR="00F131C5" w:rsidRPr="002823E5" w:rsidRDefault="00C546B4">
            <w:pPr>
              <w:rPr>
                <w:ins w:id="48" w:author="Кузнецова" w:date="2026-10-08T09:00:00Z"/>
                <w:color w:val="000000" w:themeColor="text1"/>
                <w:sz w:val="20"/>
                <w:szCs w:val="20"/>
              </w:rPr>
            </w:pPr>
            <w:ins w:id="49" w:author="Кузнецова" w:date="2026-10-08T09:00:00Z">
              <w:r>
                <w:rPr>
                  <w:b/>
                  <w:bCs/>
                  <w:color w:val="000000" w:themeColor="text1"/>
                  <w:sz w:val="20"/>
                  <w:szCs w:val="20"/>
                </w:rPr>
                <w:lastRenderedPageBreak/>
                <w:t>Стандарт:</w:t>
              </w:r>
              <w:r>
                <w:rPr>
                  <w:color w:val="000000" w:themeColor="text1"/>
                  <w:sz w:val="20"/>
                  <w:szCs w:val="20"/>
                </w:rPr>
                <w:t xml:space="preserve"> ISO 6–7, рабочие места ISO 5. </w:t>
              </w:r>
              <w:r>
                <w:rPr>
                  <w:b/>
                  <w:bCs/>
                  <w:color w:val="000000" w:themeColor="text1"/>
                  <w:sz w:val="20"/>
                  <w:szCs w:val="20"/>
                </w:rPr>
                <w:t>Инженерия:</w:t>
              </w:r>
              <w:r>
                <w:rPr>
                  <w:color w:val="000000" w:themeColor="text1"/>
                  <w:sz w:val="20"/>
                  <w:szCs w:val="20"/>
                </w:rPr>
                <w:t xml:space="preserve"> приток через HEPA, </w:t>
              </w:r>
              <w:r>
                <w:rPr>
                  <w:color w:val="000000" w:themeColor="text1"/>
                  <w:sz w:val="20"/>
                  <w:szCs w:val="20"/>
                </w:rPr>
                <w:lastRenderedPageBreak/>
                <w:t xml:space="preserve">кислотостойкая вытяжка, подпор через тамбур. </w:t>
              </w:r>
              <w:r>
                <w:rPr>
                  <w:b/>
                  <w:bCs/>
                  <w:color w:val="000000" w:themeColor="text1"/>
                  <w:sz w:val="20"/>
                  <w:szCs w:val="20"/>
                </w:rPr>
                <w:t>Мебель:</w:t>
              </w:r>
              <w:r>
                <w:rPr>
                  <w:color w:val="000000" w:themeColor="text1"/>
                  <w:sz w:val="20"/>
                  <w:szCs w:val="20"/>
                </w:rPr>
                <w:t xml:space="preserve"> без открытого металла.</w:t>
              </w:r>
            </w:ins>
          </w:p>
        </w:tc>
      </w:tr>
      <w:tr w:rsidR="002823E5" w:rsidRPr="002823E5" w14:paraId="5BE68F3D" w14:textId="77777777" w:rsidTr="00C546B4">
        <w:tc>
          <w:tcPr>
            <w:tcW w:w="1560" w:type="dxa"/>
            <w:tcMar>
              <w:top w:w="100" w:type="dxa"/>
              <w:left w:w="100" w:type="dxa"/>
              <w:bottom w:w="100" w:type="dxa"/>
              <w:right w:w="100" w:type="dxa"/>
            </w:tcMar>
          </w:tcPr>
          <w:p w14:paraId="66536293" w14:textId="77777777" w:rsidR="00F131C5" w:rsidRPr="002823E5" w:rsidRDefault="00F131C5">
            <w:pPr>
              <w:rPr>
                <w:color w:val="000000" w:themeColor="text1"/>
                <w:sz w:val="20"/>
                <w:szCs w:val="20"/>
              </w:rPr>
            </w:pPr>
          </w:p>
        </w:tc>
        <w:tc>
          <w:tcPr>
            <w:tcW w:w="1560" w:type="dxa"/>
            <w:tcMar>
              <w:top w:w="100" w:type="dxa"/>
              <w:left w:w="100" w:type="dxa"/>
              <w:bottom w:w="100" w:type="dxa"/>
              <w:right w:w="100" w:type="dxa"/>
            </w:tcMar>
          </w:tcPr>
          <w:p w14:paraId="27F984FC" w14:textId="77777777" w:rsidR="00F131C5" w:rsidRPr="002823E5" w:rsidRDefault="00C546B4">
            <w:pPr>
              <w:rPr>
                <w:color w:val="000000" w:themeColor="text1"/>
                <w:sz w:val="20"/>
                <w:szCs w:val="20"/>
              </w:rPr>
            </w:pPr>
            <w:r>
              <w:rPr>
                <w:color w:val="000000" w:themeColor="text1"/>
                <w:sz w:val="20"/>
                <w:szCs w:val="20"/>
              </w:rPr>
              <w:t>2. Лаборатория органической масс-спектрометрии</w:t>
            </w:r>
          </w:p>
        </w:tc>
        <w:tc>
          <w:tcPr>
            <w:tcW w:w="1560" w:type="dxa"/>
            <w:tcMar>
              <w:top w:w="100" w:type="dxa"/>
              <w:left w:w="100" w:type="dxa"/>
              <w:bottom w:w="100" w:type="dxa"/>
              <w:right w:w="100" w:type="dxa"/>
            </w:tcMar>
          </w:tcPr>
          <w:p w14:paraId="2A6F7A62" w14:textId="77777777" w:rsidR="00F131C5" w:rsidRPr="002823E5" w:rsidRDefault="00C546B4">
            <w:pPr>
              <w:rPr>
                <w:color w:val="000000" w:themeColor="text1"/>
                <w:sz w:val="20"/>
                <w:szCs w:val="20"/>
              </w:rPr>
            </w:pPr>
            <w:r>
              <w:rPr>
                <w:color w:val="000000" w:themeColor="text1"/>
                <w:sz w:val="20"/>
                <w:szCs w:val="20"/>
              </w:rPr>
              <w:t>Воздух, выбросы, воды, почвы</w:t>
            </w:r>
          </w:p>
        </w:tc>
        <w:tc>
          <w:tcPr>
            <w:tcW w:w="1560" w:type="dxa"/>
            <w:tcMar>
              <w:top w:w="100" w:type="dxa"/>
              <w:left w:w="100" w:type="dxa"/>
              <w:bottom w:w="100" w:type="dxa"/>
              <w:right w:w="100" w:type="dxa"/>
            </w:tcMar>
          </w:tcPr>
          <w:p w14:paraId="11B6DC58" w14:textId="77777777" w:rsidR="00F131C5" w:rsidRPr="002823E5" w:rsidRDefault="00C546B4">
            <w:pPr>
              <w:rPr>
                <w:color w:val="000000" w:themeColor="text1"/>
                <w:sz w:val="20"/>
                <w:szCs w:val="20"/>
              </w:rPr>
            </w:pPr>
            <w:r>
              <w:rPr>
                <w:color w:val="000000" w:themeColor="text1"/>
                <w:sz w:val="20"/>
                <w:szCs w:val="20"/>
              </w:rPr>
              <w:t>Скрининг ЛОС, ПАУ, агрохимикатов</w:t>
            </w:r>
          </w:p>
        </w:tc>
        <w:tc>
          <w:tcPr>
            <w:tcW w:w="1560" w:type="dxa"/>
            <w:tcMar>
              <w:top w:w="100" w:type="dxa"/>
              <w:left w:w="100" w:type="dxa"/>
              <w:bottom w:w="100" w:type="dxa"/>
              <w:right w:w="100" w:type="dxa"/>
            </w:tcMar>
          </w:tcPr>
          <w:p w14:paraId="2F2FCE2C" w14:textId="77777777" w:rsidR="00F131C5" w:rsidRPr="002823E5" w:rsidRDefault="00C546B4">
            <w:pPr>
              <w:rPr>
                <w:color w:val="000000" w:themeColor="text1"/>
                <w:sz w:val="20"/>
                <w:szCs w:val="20"/>
              </w:rPr>
            </w:pPr>
            <w:r>
              <w:rPr>
                <w:color w:val="000000" w:themeColor="text1"/>
                <w:sz w:val="20"/>
                <w:szCs w:val="20"/>
              </w:rPr>
              <w:t>ГХ-МС (Shimadzu GCMS-TQ8050NX); ЖХ-МС (LCMS-8050RX)</w:t>
            </w:r>
          </w:p>
        </w:tc>
        <w:tc>
          <w:tcPr>
            <w:tcW w:w="1829" w:type="dxa"/>
            <w:tcMar>
              <w:top w:w="100" w:type="dxa"/>
              <w:left w:w="100" w:type="dxa"/>
              <w:bottom w:w="100" w:type="dxa"/>
              <w:right w:w="100" w:type="dxa"/>
            </w:tcMar>
          </w:tcPr>
          <w:p w14:paraId="58053C49" w14:textId="77777777" w:rsidR="00F131C5" w:rsidRPr="002823E5" w:rsidRDefault="00C546B4">
            <w:pPr>
              <w:rPr>
                <w:color w:val="000000" w:themeColor="text1"/>
                <w:sz w:val="20"/>
                <w:szCs w:val="20"/>
              </w:rPr>
            </w:pPr>
            <w:r>
              <w:rPr>
                <w:b/>
                <w:bCs/>
                <w:color w:val="000000" w:themeColor="text1"/>
                <w:sz w:val="20"/>
                <w:szCs w:val="20"/>
              </w:rPr>
              <w:t>Инженерия:</w:t>
            </w:r>
            <w:r>
              <w:rPr>
                <w:color w:val="000000" w:themeColor="text1"/>
                <w:sz w:val="20"/>
                <w:szCs w:val="20"/>
              </w:rPr>
              <w:t xml:space="preserve"> Температурный контроль (20–24 °C, колебания ±1 °C/час). Локальные вытяжные рукава от насосов. Промышленные ИБП.</w:t>
            </w:r>
            <w:ins w:id="50" w:author="Кузнецова" w:date="2026-10-08T09:00:00Z">
              <w:r>
                <w:rPr>
                  <w:color w:val="000000" w:themeColor="text1"/>
                  <w:sz w:val="20"/>
                  <w:szCs w:val="20"/>
                </w:rPr>
                <w:t xml:space="preserve"> Генератор азота и сухого воздуха для ЖХ-МС. Отдельная вытяжка от источника ЖХ-МС и сброса ГХ-МС. Изоляция от паров растворителей (фон при анализе ЛОС).</w:t>
              </w:r>
            </w:ins>
          </w:p>
        </w:tc>
      </w:tr>
      <w:tr w:rsidR="002823E5" w:rsidRPr="002823E5" w14:paraId="1B6FBB43" w14:textId="77777777" w:rsidTr="00C546B4">
        <w:tc>
          <w:tcPr>
            <w:tcW w:w="1560" w:type="dxa"/>
            <w:tcMar>
              <w:top w:w="100" w:type="dxa"/>
              <w:left w:w="100" w:type="dxa"/>
              <w:bottom w:w="100" w:type="dxa"/>
              <w:right w:w="100" w:type="dxa"/>
            </w:tcMar>
          </w:tcPr>
          <w:p w14:paraId="37120561" w14:textId="77777777" w:rsidR="00F131C5" w:rsidRPr="002823E5" w:rsidRDefault="00F131C5">
            <w:pPr>
              <w:rPr>
                <w:color w:val="000000" w:themeColor="text1"/>
                <w:sz w:val="20"/>
                <w:szCs w:val="20"/>
              </w:rPr>
            </w:pPr>
          </w:p>
        </w:tc>
        <w:tc>
          <w:tcPr>
            <w:tcW w:w="1560" w:type="dxa"/>
            <w:tcMar>
              <w:top w:w="100" w:type="dxa"/>
              <w:left w:w="100" w:type="dxa"/>
              <w:bottom w:w="100" w:type="dxa"/>
              <w:right w:w="100" w:type="dxa"/>
            </w:tcMar>
          </w:tcPr>
          <w:p w14:paraId="49653B7F" w14:textId="77777777" w:rsidR="00F131C5" w:rsidRPr="002823E5" w:rsidRDefault="00C546B4">
            <w:pPr>
              <w:rPr>
                <w:color w:val="000000" w:themeColor="text1"/>
                <w:sz w:val="20"/>
                <w:szCs w:val="20"/>
              </w:rPr>
            </w:pPr>
            <w:r>
              <w:rPr>
                <w:color w:val="000000" w:themeColor="text1"/>
                <w:sz w:val="20"/>
                <w:szCs w:val="20"/>
              </w:rPr>
              <w:t>3. Лаборатория физико-химических и оптических методов</w:t>
            </w:r>
          </w:p>
        </w:tc>
        <w:tc>
          <w:tcPr>
            <w:tcW w:w="1560" w:type="dxa"/>
            <w:tcMar>
              <w:top w:w="100" w:type="dxa"/>
              <w:left w:w="100" w:type="dxa"/>
              <w:bottom w:w="100" w:type="dxa"/>
              <w:right w:w="100" w:type="dxa"/>
            </w:tcMar>
          </w:tcPr>
          <w:p w14:paraId="4BA84822" w14:textId="77777777" w:rsidR="00F131C5" w:rsidRPr="002823E5" w:rsidRDefault="00C546B4">
            <w:pPr>
              <w:rPr>
                <w:color w:val="000000" w:themeColor="text1"/>
                <w:sz w:val="20"/>
                <w:szCs w:val="20"/>
              </w:rPr>
            </w:pPr>
            <w:r>
              <w:rPr>
                <w:color w:val="000000" w:themeColor="text1"/>
                <w:sz w:val="20"/>
                <w:szCs w:val="20"/>
              </w:rPr>
              <w:t>Аэрозоли, воды, вытяжки почв</w:t>
            </w:r>
          </w:p>
        </w:tc>
        <w:tc>
          <w:tcPr>
            <w:tcW w:w="1560" w:type="dxa"/>
            <w:tcMar>
              <w:top w:w="100" w:type="dxa"/>
              <w:left w:w="100" w:type="dxa"/>
              <w:bottom w:w="100" w:type="dxa"/>
              <w:right w:w="100" w:type="dxa"/>
            </w:tcMar>
          </w:tcPr>
          <w:p w14:paraId="11E427C1" w14:textId="77777777" w:rsidR="00F131C5" w:rsidRPr="002823E5" w:rsidRDefault="00C546B4">
            <w:pPr>
              <w:rPr>
                <w:color w:val="000000" w:themeColor="text1"/>
                <w:sz w:val="20"/>
                <w:szCs w:val="20"/>
              </w:rPr>
            </w:pPr>
            <w:r>
              <w:rPr>
                <w:color w:val="000000" w:themeColor="text1"/>
                <w:sz w:val="20"/>
                <w:szCs w:val="20"/>
              </w:rPr>
              <w:t>Ионное профилирование, общие показатели</w:t>
            </w:r>
          </w:p>
        </w:tc>
        <w:tc>
          <w:tcPr>
            <w:tcW w:w="1560" w:type="dxa"/>
            <w:tcMar>
              <w:top w:w="100" w:type="dxa"/>
              <w:left w:w="100" w:type="dxa"/>
              <w:bottom w:w="100" w:type="dxa"/>
              <w:right w:w="100" w:type="dxa"/>
            </w:tcMar>
          </w:tcPr>
          <w:p w14:paraId="78D5E410" w14:textId="77777777" w:rsidR="00F131C5" w:rsidRPr="002823E5" w:rsidRDefault="00C546B4">
            <w:pPr>
              <w:rPr>
                <w:color w:val="000000" w:themeColor="text1"/>
                <w:sz w:val="20"/>
                <w:szCs w:val="20"/>
              </w:rPr>
            </w:pPr>
            <w:r>
              <w:rPr>
                <w:color w:val="000000" w:themeColor="text1"/>
                <w:sz w:val="20"/>
                <w:szCs w:val="20"/>
              </w:rPr>
              <w:t>Ионный хроматограф (Metrohm 940); Спектрометры Cary 60/630</w:t>
            </w:r>
          </w:p>
        </w:tc>
        <w:tc>
          <w:tcPr>
            <w:tcW w:w="1829" w:type="dxa"/>
            <w:tcMar>
              <w:top w:w="100" w:type="dxa"/>
              <w:left w:w="100" w:type="dxa"/>
              <w:bottom w:w="100" w:type="dxa"/>
              <w:right w:w="100" w:type="dxa"/>
            </w:tcMar>
          </w:tcPr>
          <w:p w14:paraId="409B288F" w14:textId="77777777" w:rsidR="00F131C5" w:rsidRPr="002823E5" w:rsidRDefault="00C546B4">
            <w:pPr>
              <w:rPr>
                <w:color w:val="000000" w:themeColor="text1"/>
                <w:sz w:val="20"/>
                <w:szCs w:val="20"/>
              </w:rPr>
            </w:pPr>
            <w:r>
              <w:rPr>
                <w:b/>
                <w:bCs/>
                <w:color w:val="000000" w:themeColor="text1"/>
                <w:sz w:val="20"/>
                <w:szCs w:val="20"/>
              </w:rPr>
              <w:t>Мебель:</w:t>
            </w:r>
            <w:r>
              <w:rPr>
                <w:color w:val="000000" w:themeColor="text1"/>
                <w:sz w:val="20"/>
                <w:szCs w:val="20"/>
              </w:rPr>
              <w:t xml:space="preserve"> Исключить прямые солнечные лучи на оптику. Хроматограф ставить вдали от кислот.</w:t>
            </w:r>
          </w:p>
        </w:tc>
      </w:tr>
      <w:tr w:rsidR="002823E5" w:rsidRPr="002823E5" w14:paraId="71BAE3EF" w14:textId="77777777" w:rsidTr="00C546B4">
        <w:tc>
          <w:tcPr>
            <w:tcW w:w="1560" w:type="dxa"/>
            <w:tcMar>
              <w:top w:w="100" w:type="dxa"/>
              <w:left w:w="100" w:type="dxa"/>
              <w:bottom w:w="100" w:type="dxa"/>
              <w:right w:w="100" w:type="dxa"/>
            </w:tcMar>
          </w:tcPr>
          <w:p w14:paraId="286FAD7E" w14:textId="77777777" w:rsidR="00F131C5" w:rsidRPr="002823E5" w:rsidRDefault="00F131C5">
            <w:pPr>
              <w:rPr>
                <w:color w:val="000000" w:themeColor="text1"/>
                <w:sz w:val="20"/>
                <w:szCs w:val="20"/>
              </w:rPr>
            </w:pPr>
          </w:p>
        </w:tc>
        <w:tc>
          <w:tcPr>
            <w:tcW w:w="1560" w:type="dxa"/>
            <w:tcMar>
              <w:top w:w="100" w:type="dxa"/>
              <w:left w:w="100" w:type="dxa"/>
              <w:bottom w:w="100" w:type="dxa"/>
              <w:right w:w="100" w:type="dxa"/>
            </w:tcMar>
          </w:tcPr>
          <w:p w14:paraId="5F5F7E6F" w14:textId="77777777" w:rsidR="00F131C5" w:rsidRPr="002823E5" w:rsidRDefault="00C546B4">
            <w:pPr>
              <w:rPr>
                <w:color w:val="000000" w:themeColor="text1"/>
                <w:sz w:val="20"/>
                <w:szCs w:val="20"/>
              </w:rPr>
            </w:pPr>
            <w:r>
              <w:rPr>
                <w:color w:val="000000" w:themeColor="text1"/>
                <w:sz w:val="20"/>
                <w:szCs w:val="20"/>
              </w:rPr>
              <w:t>4. Лаборатория элементного горения</w:t>
            </w:r>
          </w:p>
        </w:tc>
        <w:tc>
          <w:tcPr>
            <w:tcW w:w="1560" w:type="dxa"/>
            <w:tcMar>
              <w:top w:w="100" w:type="dxa"/>
              <w:left w:w="100" w:type="dxa"/>
              <w:bottom w:w="100" w:type="dxa"/>
              <w:right w:w="100" w:type="dxa"/>
            </w:tcMar>
          </w:tcPr>
          <w:p w14:paraId="6D8242FC" w14:textId="77777777" w:rsidR="00F131C5" w:rsidRPr="002823E5" w:rsidRDefault="00C546B4">
            <w:pPr>
              <w:rPr>
                <w:color w:val="000000" w:themeColor="text1"/>
                <w:sz w:val="20"/>
                <w:szCs w:val="20"/>
              </w:rPr>
            </w:pPr>
            <w:r>
              <w:rPr>
                <w:color w:val="000000" w:themeColor="text1"/>
                <w:sz w:val="20"/>
                <w:szCs w:val="20"/>
              </w:rPr>
              <w:t>Твердые отходы, биомасса, почвы</w:t>
            </w:r>
          </w:p>
        </w:tc>
        <w:tc>
          <w:tcPr>
            <w:tcW w:w="1560" w:type="dxa"/>
            <w:tcMar>
              <w:top w:w="100" w:type="dxa"/>
              <w:left w:w="100" w:type="dxa"/>
              <w:bottom w:w="100" w:type="dxa"/>
              <w:right w:w="100" w:type="dxa"/>
            </w:tcMar>
          </w:tcPr>
          <w:p w14:paraId="3950B582" w14:textId="77777777" w:rsidR="00F131C5" w:rsidRPr="002823E5" w:rsidRDefault="00C546B4">
            <w:pPr>
              <w:rPr>
                <w:color w:val="000000" w:themeColor="text1"/>
                <w:sz w:val="20"/>
                <w:szCs w:val="20"/>
              </w:rPr>
            </w:pPr>
            <w:r>
              <w:rPr>
                <w:color w:val="000000" w:themeColor="text1"/>
                <w:sz w:val="20"/>
                <w:szCs w:val="20"/>
              </w:rPr>
              <w:t>Валовой элементный и CHNS-O анализ</w:t>
            </w:r>
          </w:p>
        </w:tc>
        <w:tc>
          <w:tcPr>
            <w:tcW w:w="1560" w:type="dxa"/>
            <w:tcMar>
              <w:top w:w="100" w:type="dxa"/>
              <w:left w:w="100" w:type="dxa"/>
              <w:bottom w:w="100" w:type="dxa"/>
              <w:right w:w="100" w:type="dxa"/>
            </w:tcMar>
          </w:tcPr>
          <w:p w14:paraId="68500EB8" w14:textId="77777777" w:rsidR="00F131C5" w:rsidRPr="002823E5" w:rsidRDefault="00C546B4">
            <w:pPr>
              <w:rPr>
                <w:color w:val="000000" w:themeColor="text1"/>
                <w:sz w:val="20"/>
                <w:szCs w:val="20"/>
              </w:rPr>
            </w:pPr>
            <w:r>
              <w:rPr>
                <w:color w:val="000000" w:themeColor="text1"/>
                <w:sz w:val="20"/>
                <w:szCs w:val="20"/>
              </w:rPr>
              <w:t>XRF Спектрометр (Rigaku ZSX Primus IV); Анализатор (Elementar UNICUBE)</w:t>
            </w:r>
          </w:p>
        </w:tc>
        <w:tc>
          <w:tcPr>
            <w:tcW w:w="1829" w:type="dxa"/>
            <w:tcMar>
              <w:top w:w="100" w:type="dxa"/>
              <w:left w:w="100" w:type="dxa"/>
              <w:bottom w:w="100" w:type="dxa"/>
              <w:right w:w="100" w:type="dxa"/>
            </w:tcMar>
          </w:tcPr>
          <w:p w14:paraId="6251A885" w14:textId="77777777" w:rsidR="00F131C5" w:rsidRPr="002823E5" w:rsidRDefault="00C546B4">
            <w:pPr>
              <w:rPr>
                <w:color w:val="000000" w:themeColor="text1"/>
                <w:sz w:val="20"/>
                <w:szCs w:val="20"/>
              </w:rPr>
            </w:pPr>
            <w:r>
              <w:rPr>
                <w:b/>
                <w:bCs/>
                <w:color w:val="000000" w:themeColor="text1"/>
                <w:sz w:val="20"/>
                <w:szCs w:val="20"/>
              </w:rPr>
              <w:t>Стандарт:</w:t>
            </w:r>
            <w:r>
              <w:rPr>
                <w:color w:val="000000" w:themeColor="text1"/>
                <w:sz w:val="20"/>
                <w:szCs w:val="20"/>
              </w:rPr>
              <w:t xml:space="preserve"> Радиационная безопасность (для XRF). Подводка газа P-10, кислорода и гелия.</w:t>
            </w:r>
            <w:ins w:id="51" w:author="Кузнецова" w:date="2026-10-08T09:00:00Z">
              <w:r>
                <w:rPr>
                  <w:color w:val="000000" w:themeColor="text1"/>
                  <w:sz w:val="20"/>
                  <w:szCs w:val="20"/>
                </w:rPr>
                <w:t xml:space="preserve"> Масса </w:t>
              </w:r>
              <w:r>
                <w:rPr>
                  <w:color w:val="000000" w:themeColor="text1"/>
                  <w:sz w:val="20"/>
                  <w:szCs w:val="20"/>
                </w:rPr>
                <w:lastRenderedPageBreak/>
                <w:t>XRF — 620 кг, питание 200 В / 8 кВт (нужен трансформатор), водяное охлаждение. Кислород хранится отдельно от горючей смеси P-10.</w:t>
              </w:r>
            </w:ins>
          </w:p>
        </w:tc>
      </w:tr>
      <w:tr w:rsidR="002823E5" w:rsidRPr="002823E5" w14:paraId="38A9EC63" w14:textId="77777777" w:rsidTr="00C546B4">
        <w:tc>
          <w:tcPr>
            <w:tcW w:w="1560" w:type="dxa"/>
            <w:tcMar>
              <w:top w:w="100" w:type="dxa"/>
              <w:left w:w="100" w:type="dxa"/>
              <w:bottom w:w="100" w:type="dxa"/>
              <w:right w:w="100" w:type="dxa"/>
            </w:tcMar>
          </w:tcPr>
          <w:p w14:paraId="29C73E10" w14:textId="77777777" w:rsidR="00F131C5" w:rsidRPr="002823E5" w:rsidRDefault="00C546B4">
            <w:pPr>
              <w:rPr>
                <w:color w:val="000000" w:themeColor="text1"/>
                <w:sz w:val="20"/>
                <w:szCs w:val="20"/>
              </w:rPr>
            </w:pPr>
            <w:r>
              <w:rPr>
                <w:b/>
                <w:bCs/>
                <w:color w:val="000000" w:themeColor="text1"/>
                <w:sz w:val="20"/>
                <w:szCs w:val="20"/>
              </w:rPr>
              <w:lastRenderedPageBreak/>
              <w:t>БЛОК B: ПОДГОТОВКА (Грязные зоны)</w:t>
            </w:r>
          </w:p>
        </w:tc>
        <w:tc>
          <w:tcPr>
            <w:tcW w:w="1560" w:type="dxa"/>
            <w:tcMar>
              <w:top w:w="100" w:type="dxa"/>
              <w:left w:w="100" w:type="dxa"/>
              <w:bottom w:w="100" w:type="dxa"/>
              <w:right w:w="100" w:type="dxa"/>
            </w:tcMar>
          </w:tcPr>
          <w:p w14:paraId="5BA4B76A" w14:textId="77777777" w:rsidR="00F131C5" w:rsidRPr="002823E5" w:rsidRDefault="00C546B4">
            <w:pPr>
              <w:rPr>
                <w:color w:val="000000" w:themeColor="text1"/>
                <w:sz w:val="20"/>
                <w:szCs w:val="20"/>
              </w:rPr>
            </w:pPr>
            <w:r>
              <w:rPr>
                <w:color w:val="000000" w:themeColor="text1"/>
                <w:sz w:val="20"/>
                <w:szCs w:val="20"/>
              </w:rPr>
              <w:t>5. Неорганическая пробоподготовка (Кислотная комната)</w:t>
            </w:r>
          </w:p>
        </w:tc>
        <w:tc>
          <w:tcPr>
            <w:tcW w:w="1560" w:type="dxa"/>
            <w:tcMar>
              <w:top w:w="100" w:type="dxa"/>
              <w:left w:w="100" w:type="dxa"/>
              <w:bottom w:w="100" w:type="dxa"/>
              <w:right w:w="100" w:type="dxa"/>
            </w:tcMar>
          </w:tcPr>
          <w:p w14:paraId="591D41E9" w14:textId="77777777" w:rsidR="00F131C5" w:rsidRPr="002823E5" w:rsidRDefault="00C546B4">
            <w:pPr>
              <w:rPr>
                <w:color w:val="000000" w:themeColor="text1"/>
                <w:sz w:val="20"/>
                <w:szCs w:val="20"/>
              </w:rPr>
            </w:pPr>
            <w:r>
              <w:rPr>
                <w:color w:val="000000" w:themeColor="text1"/>
                <w:sz w:val="20"/>
                <w:szCs w:val="20"/>
              </w:rPr>
              <w:t>Пробы воздуха, воды, отходов</w:t>
            </w:r>
          </w:p>
        </w:tc>
        <w:tc>
          <w:tcPr>
            <w:tcW w:w="1560" w:type="dxa"/>
            <w:tcMar>
              <w:top w:w="100" w:type="dxa"/>
              <w:left w:w="100" w:type="dxa"/>
              <w:bottom w:w="100" w:type="dxa"/>
              <w:right w:w="100" w:type="dxa"/>
            </w:tcMar>
          </w:tcPr>
          <w:p w14:paraId="527670C5" w14:textId="77777777" w:rsidR="00F131C5" w:rsidRPr="002823E5" w:rsidRDefault="00C546B4">
            <w:pPr>
              <w:rPr>
                <w:color w:val="000000" w:themeColor="text1"/>
                <w:sz w:val="20"/>
                <w:szCs w:val="20"/>
              </w:rPr>
            </w:pPr>
            <w:r>
              <w:rPr>
                <w:color w:val="000000" w:themeColor="text1"/>
                <w:sz w:val="20"/>
                <w:szCs w:val="20"/>
              </w:rPr>
              <w:t>Микроволновое разложение, концентрирование</w:t>
            </w:r>
          </w:p>
        </w:tc>
        <w:tc>
          <w:tcPr>
            <w:tcW w:w="1560" w:type="dxa"/>
            <w:tcMar>
              <w:top w:w="100" w:type="dxa"/>
              <w:left w:w="100" w:type="dxa"/>
              <w:bottom w:w="100" w:type="dxa"/>
              <w:right w:w="100" w:type="dxa"/>
            </w:tcMar>
          </w:tcPr>
          <w:p w14:paraId="24D10957" w14:textId="77777777" w:rsidR="00F131C5" w:rsidRPr="002823E5" w:rsidRDefault="00C546B4">
            <w:pPr>
              <w:rPr>
                <w:color w:val="000000" w:themeColor="text1"/>
                <w:sz w:val="20"/>
                <w:szCs w:val="20"/>
              </w:rPr>
            </w:pPr>
            <w:r>
              <w:rPr>
                <w:color w:val="000000" w:themeColor="text1"/>
                <w:sz w:val="20"/>
                <w:szCs w:val="20"/>
              </w:rPr>
              <w:t>Система разложения TANK 40</w:t>
            </w:r>
            <w:del w:id="52" w:author="Кузнецова" w:date="2026-10-08T09:00:00Z">
              <w:r>
                <w:rPr>
                  <w:color w:val="000000" w:themeColor="text1"/>
                  <w:sz w:val="20"/>
                  <w:szCs w:val="20"/>
                </w:rPr>
                <w:delText>; Система очистки кислот Savillex</w:delText>
              </w:r>
            </w:del>
          </w:p>
        </w:tc>
        <w:tc>
          <w:tcPr>
            <w:tcW w:w="1829" w:type="dxa"/>
            <w:tcMar>
              <w:top w:w="100" w:type="dxa"/>
              <w:left w:w="100" w:type="dxa"/>
              <w:bottom w:w="100" w:type="dxa"/>
              <w:right w:w="100" w:type="dxa"/>
            </w:tcMar>
          </w:tcPr>
          <w:p w14:paraId="026004EF" w14:textId="77777777" w:rsidR="00F131C5" w:rsidRPr="002823E5" w:rsidRDefault="00C546B4">
            <w:pPr>
              <w:rPr>
                <w:color w:val="000000" w:themeColor="text1"/>
                <w:sz w:val="20"/>
                <w:szCs w:val="20"/>
              </w:rPr>
            </w:pPr>
            <w:r>
              <w:rPr>
                <w:b/>
                <w:bCs/>
                <w:color w:val="000000" w:themeColor="text1"/>
                <w:sz w:val="20"/>
                <w:szCs w:val="20"/>
              </w:rPr>
              <w:t>Инженерия:</w:t>
            </w:r>
            <w:r>
              <w:rPr>
                <w:color w:val="000000" w:themeColor="text1"/>
                <w:sz w:val="20"/>
                <w:szCs w:val="20"/>
              </w:rPr>
              <w:t xml:space="preserve"> Мощная вытяжная вентиляция (отрицательное давление). </w:t>
            </w:r>
            <w:r>
              <w:rPr>
                <w:b/>
                <w:bCs/>
                <w:color w:val="000000" w:themeColor="text1"/>
                <w:sz w:val="20"/>
                <w:szCs w:val="20"/>
              </w:rPr>
              <w:t>Мебель:</w:t>
            </w:r>
            <w:r>
              <w:rPr>
                <w:color w:val="000000" w:themeColor="text1"/>
                <w:sz w:val="20"/>
                <w:szCs w:val="20"/>
              </w:rPr>
              <w:t xml:space="preserve"> Шкафы ТОЛЬКО из кислотостойкого пластика (из-за плавиковой кислоты).</w:t>
            </w:r>
            <w:ins w:id="53" w:author="Кузнецова" w:date="2026-10-08T09:00:00Z">
              <w:r>
                <w:rPr>
                  <w:color w:val="000000" w:themeColor="text1"/>
                  <w:sz w:val="20"/>
                  <w:szCs w:val="20"/>
                </w:rPr>
                <w:t xml:space="preserve"> Здесь — пробы с высоким содержанием элементов; ультраследовая пробоподготовка — в комнате 1а.</w:t>
              </w:r>
            </w:ins>
          </w:p>
        </w:tc>
      </w:tr>
      <w:tr w:rsidR="009F6FDE" w14:paraId="112D8E1F" w14:textId="77777777">
        <w:trPr>
          <w:ins w:id="54" w:author="Кузнецова" w:date="2026-10-08T09:00:00Z"/>
        </w:trPr>
        <w:tc>
          <w:tcPr>
            <w:tcW w:w="1560" w:type="dxa"/>
            <w:tcMar>
              <w:top w:w="100" w:type="dxa"/>
              <w:left w:w="100" w:type="dxa"/>
              <w:bottom w:w="100" w:type="dxa"/>
              <w:right w:w="100" w:type="dxa"/>
            </w:tcMar>
          </w:tcPr>
          <w:p w14:paraId="69DE6835" w14:textId="77777777" w:rsidR="00F131C5" w:rsidRPr="002823E5" w:rsidRDefault="00F131C5">
            <w:pPr>
              <w:rPr>
                <w:ins w:id="55" w:author="Кузнецова" w:date="2026-10-08T09:00:00Z"/>
                <w:color w:val="000000" w:themeColor="text1"/>
                <w:sz w:val="20"/>
                <w:szCs w:val="20"/>
              </w:rPr>
            </w:pPr>
          </w:p>
        </w:tc>
        <w:tc>
          <w:tcPr>
            <w:tcW w:w="1560" w:type="dxa"/>
            <w:tcMar>
              <w:top w:w="100" w:type="dxa"/>
              <w:left w:w="100" w:type="dxa"/>
              <w:bottom w:w="100" w:type="dxa"/>
              <w:right w:w="100" w:type="dxa"/>
            </w:tcMar>
          </w:tcPr>
          <w:p w14:paraId="1450ACB9" w14:textId="77777777" w:rsidR="00F131C5" w:rsidRPr="002823E5" w:rsidRDefault="00C546B4">
            <w:pPr>
              <w:rPr>
                <w:ins w:id="56" w:author="Кузнецова" w:date="2026-10-08T09:00:00Z"/>
                <w:color w:val="000000" w:themeColor="text1"/>
                <w:sz w:val="20"/>
                <w:szCs w:val="20"/>
              </w:rPr>
            </w:pPr>
            <w:ins w:id="57" w:author="Кузнецова" w:date="2026-10-08T09:00:00Z">
              <w:r>
                <w:rPr>
                  <w:color w:val="000000" w:themeColor="text1"/>
                  <w:sz w:val="20"/>
                  <w:szCs w:val="20"/>
                </w:rPr>
                <w:t>5а. Органическая пробоподготовка</w:t>
              </w:r>
            </w:ins>
          </w:p>
        </w:tc>
        <w:tc>
          <w:tcPr>
            <w:tcW w:w="1560" w:type="dxa"/>
            <w:tcMar>
              <w:top w:w="100" w:type="dxa"/>
              <w:left w:w="100" w:type="dxa"/>
              <w:bottom w:w="100" w:type="dxa"/>
              <w:right w:w="100" w:type="dxa"/>
            </w:tcMar>
          </w:tcPr>
          <w:p w14:paraId="75FEE528" w14:textId="77777777" w:rsidR="00F131C5" w:rsidRPr="002823E5" w:rsidRDefault="00C546B4">
            <w:pPr>
              <w:rPr>
                <w:ins w:id="58" w:author="Кузнецова" w:date="2026-10-08T09:00:00Z"/>
                <w:color w:val="000000" w:themeColor="text1"/>
                <w:sz w:val="20"/>
                <w:szCs w:val="20"/>
              </w:rPr>
            </w:pPr>
            <w:ins w:id="59" w:author="Кузнецова" w:date="2026-10-08T09:00:00Z">
              <w:r>
                <w:rPr>
                  <w:color w:val="000000" w:themeColor="text1"/>
                  <w:sz w:val="20"/>
                  <w:szCs w:val="20"/>
                </w:rPr>
                <w:t>Почвы, воды, фильтры</w:t>
              </w:r>
            </w:ins>
          </w:p>
        </w:tc>
        <w:tc>
          <w:tcPr>
            <w:tcW w:w="1560" w:type="dxa"/>
            <w:tcMar>
              <w:top w:w="100" w:type="dxa"/>
              <w:left w:w="100" w:type="dxa"/>
              <w:bottom w:w="100" w:type="dxa"/>
              <w:right w:w="100" w:type="dxa"/>
            </w:tcMar>
          </w:tcPr>
          <w:p w14:paraId="4EAA3953" w14:textId="77777777" w:rsidR="00F131C5" w:rsidRPr="002823E5" w:rsidRDefault="00C546B4">
            <w:pPr>
              <w:rPr>
                <w:ins w:id="60" w:author="Кузнецова" w:date="2026-10-08T09:00:00Z"/>
                <w:color w:val="000000" w:themeColor="text1"/>
                <w:sz w:val="20"/>
                <w:szCs w:val="20"/>
              </w:rPr>
            </w:pPr>
            <w:ins w:id="61" w:author="Кузнецова" w:date="2026-10-08T09:00:00Z">
              <w:r>
                <w:rPr>
                  <w:color w:val="000000" w:themeColor="text1"/>
                  <w:sz w:val="20"/>
                  <w:szCs w:val="20"/>
                </w:rPr>
                <w:t>Экстракция СОЗ, ПАУ, пестицидов; концентрирование</w:t>
              </w:r>
            </w:ins>
          </w:p>
        </w:tc>
        <w:tc>
          <w:tcPr>
            <w:tcW w:w="1560" w:type="dxa"/>
            <w:tcMar>
              <w:top w:w="100" w:type="dxa"/>
              <w:left w:w="100" w:type="dxa"/>
              <w:bottom w:w="100" w:type="dxa"/>
              <w:right w:w="100" w:type="dxa"/>
            </w:tcMar>
          </w:tcPr>
          <w:p w14:paraId="7366007D" w14:textId="77777777" w:rsidR="00F131C5" w:rsidRPr="002823E5" w:rsidRDefault="00C546B4">
            <w:pPr>
              <w:rPr>
                <w:ins w:id="62" w:author="Кузнецова" w:date="2026-10-08T09:00:00Z"/>
                <w:color w:val="000000" w:themeColor="text1"/>
                <w:sz w:val="20"/>
                <w:szCs w:val="20"/>
              </w:rPr>
            </w:pPr>
            <w:ins w:id="63" w:author="Кузнецова" w:date="2026-10-08T09:00:00Z">
              <w:r>
                <w:rPr>
                  <w:color w:val="000000" w:themeColor="text1"/>
                  <w:sz w:val="20"/>
                  <w:szCs w:val="20"/>
                </w:rPr>
                <w:t>Системы экстракции, ТФЭ, концентраторы, ротационные испарители (доп. закупка)</w:t>
              </w:r>
            </w:ins>
          </w:p>
        </w:tc>
        <w:tc>
          <w:tcPr>
            <w:tcW w:w="1829" w:type="dxa"/>
            <w:tcMar>
              <w:top w:w="100" w:type="dxa"/>
              <w:left w:w="100" w:type="dxa"/>
              <w:bottom w:w="100" w:type="dxa"/>
              <w:right w:w="100" w:type="dxa"/>
            </w:tcMar>
          </w:tcPr>
          <w:p w14:paraId="2B2DA55C" w14:textId="77777777" w:rsidR="00F131C5" w:rsidRPr="002823E5" w:rsidRDefault="00C546B4">
            <w:pPr>
              <w:rPr>
                <w:ins w:id="64" w:author="Кузнецова" w:date="2026-10-08T09:00:00Z"/>
                <w:color w:val="000000" w:themeColor="text1"/>
                <w:sz w:val="20"/>
                <w:szCs w:val="20"/>
              </w:rPr>
            </w:pPr>
            <w:ins w:id="65" w:author="Кузнецова" w:date="2026-10-08T09:00:00Z">
              <w:r>
                <w:rPr>
                  <w:b/>
                  <w:bCs/>
                  <w:color w:val="000000" w:themeColor="text1"/>
                  <w:sz w:val="20"/>
                  <w:szCs w:val="20"/>
                </w:rPr>
                <w:t>Инженерия:</w:t>
              </w:r>
              <w:r>
                <w:rPr>
                  <w:color w:val="000000" w:themeColor="text1"/>
                  <w:sz w:val="20"/>
                  <w:szCs w:val="20"/>
                </w:rPr>
                <w:t xml:space="preserve"> шкафы для растворителей, отдельная от кислотной вытяжка, взрывозащищенное исполнение. Удаленность от Лаборатории 2.</w:t>
              </w:r>
            </w:ins>
          </w:p>
        </w:tc>
      </w:tr>
      <w:tr w:rsidR="009F6FDE" w14:paraId="24E8A036" w14:textId="77777777">
        <w:trPr>
          <w:ins w:id="66" w:author="Кузнецова" w:date="2026-10-08T09:00:00Z"/>
        </w:trPr>
        <w:tc>
          <w:tcPr>
            <w:tcW w:w="1560" w:type="dxa"/>
            <w:tcMar>
              <w:top w:w="100" w:type="dxa"/>
              <w:left w:w="100" w:type="dxa"/>
              <w:bottom w:w="100" w:type="dxa"/>
              <w:right w:w="100" w:type="dxa"/>
            </w:tcMar>
          </w:tcPr>
          <w:p w14:paraId="1BB1EA9E" w14:textId="77777777" w:rsidR="00F131C5" w:rsidRPr="002823E5" w:rsidRDefault="00F131C5">
            <w:pPr>
              <w:rPr>
                <w:ins w:id="67" w:author="Кузнецова" w:date="2026-10-08T09:00:00Z"/>
                <w:color w:val="000000" w:themeColor="text1"/>
                <w:sz w:val="20"/>
                <w:szCs w:val="20"/>
              </w:rPr>
            </w:pPr>
          </w:p>
        </w:tc>
        <w:tc>
          <w:tcPr>
            <w:tcW w:w="1560" w:type="dxa"/>
            <w:tcMar>
              <w:top w:w="100" w:type="dxa"/>
              <w:left w:w="100" w:type="dxa"/>
              <w:bottom w:w="100" w:type="dxa"/>
              <w:right w:w="100" w:type="dxa"/>
            </w:tcMar>
          </w:tcPr>
          <w:p w14:paraId="13828173" w14:textId="77777777" w:rsidR="00F131C5" w:rsidRPr="002823E5" w:rsidRDefault="00C546B4">
            <w:pPr>
              <w:rPr>
                <w:ins w:id="68" w:author="Кузнецова" w:date="2026-10-08T09:00:00Z"/>
                <w:color w:val="000000" w:themeColor="text1"/>
                <w:sz w:val="20"/>
                <w:szCs w:val="20"/>
              </w:rPr>
            </w:pPr>
            <w:ins w:id="69" w:author="Кузнецова" w:date="2026-10-08T09:00:00Z">
              <w:r>
                <w:rPr>
                  <w:color w:val="000000" w:themeColor="text1"/>
                  <w:sz w:val="20"/>
                  <w:szCs w:val="20"/>
                </w:rPr>
                <w:t>5б. Подготовка твердых проб</w:t>
              </w:r>
            </w:ins>
          </w:p>
        </w:tc>
        <w:tc>
          <w:tcPr>
            <w:tcW w:w="1560" w:type="dxa"/>
            <w:tcMar>
              <w:top w:w="100" w:type="dxa"/>
              <w:left w:w="100" w:type="dxa"/>
              <w:bottom w:w="100" w:type="dxa"/>
              <w:right w:w="100" w:type="dxa"/>
            </w:tcMar>
          </w:tcPr>
          <w:p w14:paraId="10ACC849" w14:textId="77777777" w:rsidR="00F131C5" w:rsidRPr="002823E5" w:rsidRDefault="00C546B4">
            <w:pPr>
              <w:rPr>
                <w:ins w:id="70" w:author="Кузнецова" w:date="2026-10-08T09:00:00Z"/>
                <w:color w:val="000000" w:themeColor="text1"/>
                <w:sz w:val="20"/>
                <w:szCs w:val="20"/>
              </w:rPr>
            </w:pPr>
            <w:ins w:id="71" w:author="Кузнецова" w:date="2026-10-08T09:00:00Z">
              <w:r>
                <w:rPr>
                  <w:color w:val="000000" w:themeColor="text1"/>
                  <w:sz w:val="20"/>
                  <w:szCs w:val="20"/>
                </w:rPr>
                <w:t>Почвы, отходы, биомасса</w:t>
              </w:r>
            </w:ins>
          </w:p>
        </w:tc>
        <w:tc>
          <w:tcPr>
            <w:tcW w:w="1560" w:type="dxa"/>
            <w:tcMar>
              <w:top w:w="100" w:type="dxa"/>
              <w:left w:w="100" w:type="dxa"/>
              <w:bottom w:w="100" w:type="dxa"/>
              <w:right w:w="100" w:type="dxa"/>
            </w:tcMar>
          </w:tcPr>
          <w:p w14:paraId="4F8C5224" w14:textId="77777777" w:rsidR="00F131C5" w:rsidRPr="002823E5" w:rsidRDefault="00C546B4">
            <w:pPr>
              <w:rPr>
                <w:ins w:id="72" w:author="Кузнецова" w:date="2026-10-08T09:00:00Z"/>
                <w:color w:val="000000" w:themeColor="text1"/>
                <w:sz w:val="20"/>
                <w:szCs w:val="20"/>
              </w:rPr>
            </w:pPr>
            <w:ins w:id="73" w:author="Кузнецова" w:date="2026-10-08T09:00:00Z">
              <w:r>
                <w:rPr>
                  <w:color w:val="000000" w:themeColor="text1"/>
                  <w:sz w:val="20"/>
                  <w:szCs w:val="20"/>
                </w:rPr>
                <w:t xml:space="preserve">Сушка, измельчение, просеивание, </w:t>
              </w:r>
              <w:r>
                <w:rPr>
                  <w:color w:val="000000" w:themeColor="text1"/>
                  <w:sz w:val="20"/>
                  <w:szCs w:val="20"/>
                </w:rPr>
                <w:lastRenderedPageBreak/>
                <w:t>прессование, сплавление для XRF и CHNS</w:t>
              </w:r>
            </w:ins>
          </w:p>
        </w:tc>
        <w:tc>
          <w:tcPr>
            <w:tcW w:w="1560" w:type="dxa"/>
            <w:tcMar>
              <w:top w:w="100" w:type="dxa"/>
              <w:left w:w="100" w:type="dxa"/>
              <w:bottom w:w="100" w:type="dxa"/>
              <w:right w:w="100" w:type="dxa"/>
            </w:tcMar>
          </w:tcPr>
          <w:p w14:paraId="5537FCB4" w14:textId="77777777" w:rsidR="00F131C5" w:rsidRPr="002823E5" w:rsidRDefault="00C546B4">
            <w:pPr>
              <w:rPr>
                <w:ins w:id="74" w:author="Кузнецова" w:date="2026-10-08T09:00:00Z"/>
                <w:color w:val="000000" w:themeColor="text1"/>
                <w:sz w:val="20"/>
                <w:szCs w:val="20"/>
              </w:rPr>
            </w:pPr>
            <w:ins w:id="75" w:author="Кузнецова" w:date="2026-10-08T09:00:00Z">
              <w:r>
                <w:rPr>
                  <w:color w:val="000000" w:themeColor="text1"/>
                  <w:sz w:val="20"/>
                  <w:szCs w:val="20"/>
                </w:rPr>
                <w:lastRenderedPageBreak/>
                <w:t xml:space="preserve">Сушильный шкаф, дробилка, </w:t>
              </w:r>
              <w:r>
                <w:rPr>
                  <w:color w:val="000000" w:themeColor="text1"/>
                  <w:sz w:val="20"/>
                  <w:szCs w:val="20"/>
                </w:rPr>
                <w:lastRenderedPageBreak/>
                <w:t>истиратель, пресс, плавильная установка, муфельная печь (доп. закупка)</w:t>
              </w:r>
            </w:ins>
          </w:p>
        </w:tc>
        <w:tc>
          <w:tcPr>
            <w:tcW w:w="1829" w:type="dxa"/>
            <w:tcMar>
              <w:top w:w="100" w:type="dxa"/>
              <w:left w:w="100" w:type="dxa"/>
              <w:bottom w:w="100" w:type="dxa"/>
              <w:right w:w="100" w:type="dxa"/>
            </w:tcMar>
          </w:tcPr>
          <w:p w14:paraId="5FE6661F" w14:textId="77777777" w:rsidR="00F131C5" w:rsidRPr="002823E5" w:rsidRDefault="00C546B4">
            <w:pPr>
              <w:rPr>
                <w:ins w:id="76" w:author="Кузнецова" w:date="2026-10-08T09:00:00Z"/>
                <w:color w:val="000000" w:themeColor="text1"/>
                <w:sz w:val="20"/>
                <w:szCs w:val="20"/>
              </w:rPr>
            </w:pPr>
            <w:ins w:id="77" w:author="Кузнецова" w:date="2026-10-08T09:00:00Z">
              <w:r>
                <w:rPr>
                  <w:b/>
                  <w:bCs/>
                  <w:color w:val="000000" w:themeColor="text1"/>
                  <w:sz w:val="20"/>
                  <w:szCs w:val="20"/>
                </w:rPr>
                <w:lastRenderedPageBreak/>
                <w:t>Инженерия:</w:t>
              </w:r>
              <w:r>
                <w:rPr>
                  <w:color w:val="000000" w:themeColor="text1"/>
                  <w:sz w:val="20"/>
                  <w:szCs w:val="20"/>
                </w:rPr>
                <w:t xml:space="preserve"> местная пылевытяжка, </w:t>
              </w:r>
              <w:r>
                <w:rPr>
                  <w:color w:val="000000" w:themeColor="text1"/>
                  <w:sz w:val="20"/>
                  <w:szCs w:val="20"/>
                </w:rPr>
                <w:lastRenderedPageBreak/>
                <w:t>отвод тепла от печей, шумоизоляция. Удаленность от чистых зон и весовой.</w:t>
              </w:r>
            </w:ins>
          </w:p>
        </w:tc>
      </w:tr>
      <w:tr w:rsidR="002823E5" w:rsidRPr="002823E5" w14:paraId="202C05EF" w14:textId="77777777" w:rsidTr="00C546B4">
        <w:tc>
          <w:tcPr>
            <w:tcW w:w="1560" w:type="dxa"/>
            <w:tcMar>
              <w:top w:w="100" w:type="dxa"/>
              <w:left w:w="100" w:type="dxa"/>
              <w:bottom w:w="100" w:type="dxa"/>
              <w:right w:w="100" w:type="dxa"/>
            </w:tcMar>
          </w:tcPr>
          <w:p w14:paraId="0B56EF25" w14:textId="77777777" w:rsidR="00F131C5" w:rsidRPr="002823E5" w:rsidRDefault="00F131C5">
            <w:pPr>
              <w:rPr>
                <w:color w:val="000000" w:themeColor="text1"/>
                <w:sz w:val="20"/>
                <w:szCs w:val="20"/>
              </w:rPr>
            </w:pPr>
          </w:p>
        </w:tc>
        <w:tc>
          <w:tcPr>
            <w:tcW w:w="1560" w:type="dxa"/>
            <w:tcMar>
              <w:top w:w="100" w:type="dxa"/>
              <w:left w:w="100" w:type="dxa"/>
              <w:bottom w:w="100" w:type="dxa"/>
              <w:right w:w="100" w:type="dxa"/>
            </w:tcMar>
          </w:tcPr>
          <w:p w14:paraId="21210269" w14:textId="77777777" w:rsidR="00F131C5" w:rsidRPr="002823E5" w:rsidRDefault="00C546B4">
            <w:pPr>
              <w:rPr>
                <w:color w:val="000000" w:themeColor="text1"/>
                <w:sz w:val="20"/>
                <w:szCs w:val="20"/>
              </w:rPr>
            </w:pPr>
            <w:r>
              <w:rPr>
                <w:color w:val="000000" w:themeColor="text1"/>
                <w:sz w:val="20"/>
                <w:szCs w:val="20"/>
              </w:rPr>
              <w:t>6. Склад химических реактивов</w:t>
            </w:r>
          </w:p>
        </w:tc>
        <w:tc>
          <w:tcPr>
            <w:tcW w:w="1560" w:type="dxa"/>
            <w:tcMar>
              <w:top w:w="100" w:type="dxa"/>
              <w:left w:w="100" w:type="dxa"/>
              <w:bottom w:w="100" w:type="dxa"/>
              <w:right w:w="100" w:type="dxa"/>
            </w:tcMar>
          </w:tcPr>
          <w:p w14:paraId="0A6630D1" w14:textId="77777777" w:rsidR="00F131C5" w:rsidRPr="002823E5" w:rsidRDefault="00C546B4">
            <w:pPr>
              <w:rPr>
                <w:color w:val="000000" w:themeColor="text1"/>
                <w:sz w:val="20"/>
                <w:szCs w:val="20"/>
              </w:rPr>
            </w:pPr>
            <w:r>
              <w:rPr>
                <w:color w:val="000000" w:themeColor="text1"/>
                <w:sz w:val="20"/>
                <w:szCs w:val="20"/>
              </w:rPr>
              <w:t>Вспомогательные материалы</w:t>
            </w:r>
          </w:p>
        </w:tc>
        <w:tc>
          <w:tcPr>
            <w:tcW w:w="1560" w:type="dxa"/>
            <w:tcMar>
              <w:top w:w="100" w:type="dxa"/>
              <w:left w:w="100" w:type="dxa"/>
              <w:bottom w:w="100" w:type="dxa"/>
              <w:right w:w="100" w:type="dxa"/>
            </w:tcMar>
          </w:tcPr>
          <w:p w14:paraId="0D6B7E06" w14:textId="77777777" w:rsidR="00F131C5" w:rsidRPr="002823E5" w:rsidRDefault="00C546B4">
            <w:pPr>
              <w:rPr>
                <w:color w:val="000000" w:themeColor="text1"/>
                <w:sz w:val="20"/>
                <w:szCs w:val="20"/>
              </w:rPr>
            </w:pPr>
            <w:r>
              <w:rPr>
                <w:color w:val="000000" w:themeColor="text1"/>
                <w:sz w:val="20"/>
                <w:szCs w:val="20"/>
              </w:rPr>
              <w:t>Хранение ЛВЖ и агрессивных сред</w:t>
            </w:r>
          </w:p>
        </w:tc>
        <w:tc>
          <w:tcPr>
            <w:tcW w:w="1560" w:type="dxa"/>
            <w:tcMar>
              <w:top w:w="100" w:type="dxa"/>
              <w:left w:w="100" w:type="dxa"/>
              <w:bottom w:w="100" w:type="dxa"/>
              <w:right w:w="100" w:type="dxa"/>
            </w:tcMar>
          </w:tcPr>
          <w:p w14:paraId="6FCE5337" w14:textId="77777777" w:rsidR="00F131C5" w:rsidRPr="002823E5" w:rsidRDefault="00C546B4">
            <w:pPr>
              <w:rPr>
                <w:color w:val="000000" w:themeColor="text1"/>
                <w:sz w:val="20"/>
                <w:szCs w:val="20"/>
              </w:rPr>
            </w:pPr>
            <w:r>
              <w:rPr>
                <w:color w:val="000000" w:themeColor="text1"/>
                <w:sz w:val="20"/>
                <w:szCs w:val="20"/>
              </w:rPr>
              <w:t xml:space="preserve">Вентилируемые шкафы хранения </w:t>
            </w:r>
            <w:r>
              <w:rPr>
                <w:i/>
                <w:iCs/>
                <w:color w:val="000000" w:themeColor="text1"/>
                <w:sz w:val="20"/>
                <w:szCs w:val="20"/>
              </w:rPr>
              <w:t>(доп. закупка)</w:t>
            </w:r>
          </w:p>
        </w:tc>
        <w:tc>
          <w:tcPr>
            <w:tcW w:w="1829" w:type="dxa"/>
            <w:tcMar>
              <w:top w:w="100" w:type="dxa"/>
              <w:left w:w="100" w:type="dxa"/>
              <w:bottom w:w="100" w:type="dxa"/>
              <w:right w:w="100" w:type="dxa"/>
            </w:tcMar>
          </w:tcPr>
          <w:p w14:paraId="595B572C" w14:textId="77777777" w:rsidR="00F131C5" w:rsidRPr="002823E5" w:rsidRDefault="00C546B4">
            <w:pPr>
              <w:rPr>
                <w:color w:val="000000" w:themeColor="text1"/>
                <w:sz w:val="20"/>
                <w:szCs w:val="20"/>
              </w:rPr>
            </w:pPr>
            <w:r>
              <w:rPr>
                <w:b/>
                <w:bCs/>
                <w:color w:val="000000" w:themeColor="text1"/>
                <w:sz w:val="20"/>
                <w:szCs w:val="20"/>
              </w:rPr>
              <w:t>Инженерия:</w:t>
            </w:r>
            <w:r>
              <w:rPr>
                <w:color w:val="000000" w:themeColor="text1"/>
                <w:sz w:val="20"/>
                <w:szCs w:val="20"/>
              </w:rPr>
              <w:t xml:space="preserve"> Искробезопасная вентиляция 24/7. </w:t>
            </w:r>
            <w:r>
              <w:rPr>
                <w:b/>
                <w:bCs/>
                <w:color w:val="000000" w:themeColor="text1"/>
                <w:sz w:val="20"/>
                <w:szCs w:val="20"/>
              </w:rPr>
              <w:t>Мебель:</w:t>
            </w:r>
            <w:r>
              <w:rPr>
                <w:color w:val="000000" w:themeColor="text1"/>
                <w:sz w:val="20"/>
                <w:szCs w:val="20"/>
              </w:rPr>
              <w:t xml:space="preserve"> Раздельные шкафы для кислот и растворителей. Поддоны от проливов.</w:t>
            </w:r>
          </w:p>
        </w:tc>
      </w:tr>
      <w:tr w:rsidR="002823E5" w:rsidRPr="002823E5" w14:paraId="506032CA" w14:textId="77777777" w:rsidTr="00C546B4">
        <w:tc>
          <w:tcPr>
            <w:tcW w:w="1560" w:type="dxa"/>
            <w:tcMar>
              <w:top w:w="100" w:type="dxa"/>
              <w:left w:w="100" w:type="dxa"/>
              <w:bottom w:w="100" w:type="dxa"/>
              <w:right w:w="100" w:type="dxa"/>
            </w:tcMar>
          </w:tcPr>
          <w:p w14:paraId="53EC5839" w14:textId="77777777" w:rsidR="00F131C5" w:rsidRPr="002823E5" w:rsidRDefault="00F131C5">
            <w:pPr>
              <w:rPr>
                <w:color w:val="000000" w:themeColor="text1"/>
                <w:sz w:val="20"/>
                <w:szCs w:val="20"/>
              </w:rPr>
            </w:pPr>
          </w:p>
        </w:tc>
        <w:tc>
          <w:tcPr>
            <w:tcW w:w="1560" w:type="dxa"/>
            <w:tcMar>
              <w:top w:w="100" w:type="dxa"/>
              <w:left w:w="100" w:type="dxa"/>
              <w:bottom w:w="100" w:type="dxa"/>
              <w:right w:w="100" w:type="dxa"/>
            </w:tcMar>
          </w:tcPr>
          <w:p w14:paraId="2D01579A" w14:textId="77777777" w:rsidR="00F131C5" w:rsidRPr="002823E5" w:rsidRDefault="00C546B4">
            <w:pPr>
              <w:rPr>
                <w:color w:val="000000" w:themeColor="text1"/>
                <w:sz w:val="20"/>
                <w:szCs w:val="20"/>
              </w:rPr>
            </w:pPr>
            <w:r>
              <w:rPr>
                <w:color w:val="000000" w:themeColor="text1"/>
                <w:sz w:val="20"/>
                <w:szCs w:val="20"/>
              </w:rPr>
              <w:t>7. Весовая комната</w:t>
            </w:r>
            <w:ins w:id="78" w:author="Кузнецова" w:date="2026-10-08T09:00:00Z">
              <w:r>
                <w:rPr>
                  <w:color w:val="000000" w:themeColor="text1"/>
                  <w:sz w:val="20"/>
                  <w:szCs w:val="20"/>
                </w:rPr>
                <w:t xml:space="preserve"> (относится к Блоку А, чистая зона)</w:t>
              </w:r>
            </w:ins>
          </w:p>
        </w:tc>
        <w:tc>
          <w:tcPr>
            <w:tcW w:w="1560" w:type="dxa"/>
            <w:tcMar>
              <w:top w:w="100" w:type="dxa"/>
              <w:left w:w="100" w:type="dxa"/>
              <w:bottom w:w="100" w:type="dxa"/>
              <w:right w:w="100" w:type="dxa"/>
            </w:tcMar>
          </w:tcPr>
          <w:p w14:paraId="278A8112" w14:textId="77777777" w:rsidR="00F131C5" w:rsidRPr="002823E5" w:rsidRDefault="00C546B4">
            <w:pPr>
              <w:rPr>
                <w:color w:val="000000" w:themeColor="text1"/>
                <w:sz w:val="20"/>
                <w:szCs w:val="20"/>
              </w:rPr>
            </w:pPr>
            <w:r>
              <w:rPr>
                <w:color w:val="000000" w:themeColor="text1"/>
                <w:sz w:val="20"/>
                <w:szCs w:val="20"/>
              </w:rPr>
              <w:t>Фильтры PM10 и PM2.5</w:t>
            </w:r>
          </w:p>
        </w:tc>
        <w:tc>
          <w:tcPr>
            <w:tcW w:w="1560" w:type="dxa"/>
            <w:tcMar>
              <w:top w:w="100" w:type="dxa"/>
              <w:left w:w="100" w:type="dxa"/>
              <w:bottom w:w="100" w:type="dxa"/>
              <w:right w:w="100" w:type="dxa"/>
            </w:tcMar>
          </w:tcPr>
          <w:p w14:paraId="07864604" w14:textId="77777777" w:rsidR="00F131C5" w:rsidRPr="002823E5" w:rsidRDefault="00C546B4">
            <w:pPr>
              <w:rPr>
                <w:color w:val="000000" w:themeColor="text1"/>
                <w:sz w:val="20"/>
                <w:szCs w:val="20"/>
              </w:rPr>
            </w:pPr>
            <w:r>
              <w:rPr>
                <w:color w:val="000000" w:themeColor="text1"/>
                <w:sz w:val="20"/>
                <w:szCs w:val="20"/>
              </w:rPr>
              <w:t>Гравиметрический анализ аэрозолей</w:t>
            </w:r>
          </w:p>
        </w:tc>
        <w:tc>
          <w:tcPr>
            <w:tcW w:w="1560" w:type="dxa"/>
            <w:tcMar>
              <w:top w:w="100" w:type="dxa"/>
              <w:left w:w="100" w:type="dxa"/>
              <w:bottom w:w="100" w:type="dxa"/>
              <w:right w:w="100" w:type="dxa"/>
            </w:tcMar>
          </w:tcPr>
          <w:p w14:paraId="4538BCF4" w14:textId="77777777" w:rsidR="00F131C5" w:rsidRPr="002823E5" w:rsidRDefault="00C546B4">
            <w:pPr>
              <w:rPr>
                <w:color w:val="000000" w:themeColor="text1"/>
                <w:sz w:val="20"/>
                <w:szCs w:val="20"/>
              </w:rPr>
            </w:pPr>
            <w:r>
              <w:rPr>
                <w:color w:val="000000" w:themeColor="text1"/>
                <w:sz w:val="20"/>
                <w:szCs w:val="20"/>
              </w:rPr>
              <w:t xml:space="preserve">Аналитические и микровесы </w:t>
            </w:r>
            <w:r>
              <w:rPr>
                <w:i/>
                <w:iCs/>
                <w:color w:val="000000" w:themeColor="text1"/>
                <w:sz w:val="20"/>
                <w:szCs w:val="20"/>
              </w:rPr>
              <w:t>(доп. закупка)</w:t>
            </w:r>
          </w:p>
        </w:tc>
        <w:tc>
          <w:tcPr>
            <w:tcW w:w="1829" w:type="dxa"/>
            <w:tcMar>
              <w:top w:w="100" w:type="dxa"/>
              <w:left w:w="100" w:type="dxa"/>
              <w:bottom w:w="100" w:type="dxa"/>
              <w:right w:w="100" w:type="dxa"/>
            </w:tcMar>
          </w:tcPr>
          <w:p w14:paraId="2CB5AAA4" w14:textId="77777777" w:rsidR="00F131C5" w:rsidRPr="002823E5" w:rsidRDefault="00C546B4">
            <w:pPr>
              <w:rPr>
                <w:color w:val="000000" w:themeColor="text1"/>
                <w:sz w:val="20"/>
                <w:szCs w:val="20"/>
              </w:rPr>
            </w:pPr>
            <w:r>
              <w:rPr>
                <w:b/>
                <w:bCs/>
                <w:color w:val="000000" w:themeColor="text1"/>
                <w:sz w:val="20"/>
                <w:szCs w:val="20"/>
              </w:rPr>
              <w:t>Инженерия:</w:t>
            </w:r>
            <w:r>
              <w:rPr>
                <w:color w:val="000000" w:themeColor="text1"/>
                <w:sz w:val="20"/>
                <w:szCs w:val="20"/>
              </w:rPr>
              <w:t xml:space="preserve"> </w:t>
            </w:r>
            <w:del w:id="79" w:author="Кузнецова" w:date="2026-10-08T09:00:00Z">
              <w:r>
                <w:rPr>
                  <w:color w:val="000000" w:themeColor="text1"/>
                  <w:sz w:val="20"/>
                  <w:szCs w:val="20"/>
                </w:rPr>
                <w:delText>Строгий климат (20-23 °C, влажность 30-40%).</w:delText>
              </w:r>
            </w:del>
            <w:ins w:id="80" w:author="Кузнецова" w:date="2026-10-08T09:00:00Z">
              <w:r>
                <w:rPr>
                  <w:color w:val="000000" w:themeColor="text1"/>
                  <w:sz w:val="20"/>
                  <w:szCs w:val="20"/>
                </w:rPr>
                <w:t>Климат по выбранному эталонному методу: EN 12341:2023 — 19–21 °C и 45–50 %; метод EPA — 20–23 °C и 30–40 %. Подпор и тамбур, удаленность от кислотной комнаты и склада реактивов.</w:t>
              </w:r>
            </w:ins>
            <w:r>
              <w:rPr>
                <w:color w:val="000000" w:themeColor="text1"/>
                <w:sz w:val="20"/>
                <w:szCs w:val="20"/>
              </w:rPr>
              <w:t xml:space="preserve"> Антивибрационные столы, не связанные с перекрытиями.</w:t>
            </w:r>
          </w:p>
        </w:tc>
      </w:tr>
      <w:tr w:rsidR="002823E5" w:rsidRPr="002823E5" w14:paraId="2AB77BB9" w14:textId="77777777" w:rsidTr="00C546B4">
        <w:tc>
          <w:tcPr>
            <w:tcW w:w="1560" w:type="dxa"/>
            <w:tcMar>
              <w:top w:w="100" w:type="dxa"/>
              <w:left w:w="100" w:type="dxa"/>
              <w:bottom w:w="100" w:type="dxa"/>
              <w:right w:w="100" w:type="dxa"/>
            </w:tcMar>
          </w:tcPr>
          <w:p w14:paraId="158947BA" w14:textId="77777777" w:rsidR="00F131C5" w:rsidRPr="002823E5" w:rsidRDefault="00C546B4">
            <w:pPr>
              <w:rPr>
                <w:color w:val="000000" w:themeColor="text1"/>
                <w:sz w:val="20"/>
                <w:szCs w:val="20"/>
              </w:rPr>
            </w:pPr>
            <w:r>
              <w:rPr>
                <w:b/>
                <w:bCs/>
                <w:color w:val="000000" w:themeColor="text1"/>
                <w:sz w:val="20"/>
                <w:szCs w:val="20"/>
              </w:rPr>
              <w:t>БЛОК C: ПОДДЕРЖКА</w:t>
            </w:r>
          </w:p>
        </w:tc>
        <w:tc>
          <w:tcPr>
            <w:tcW w:w="1560" w:type="dxa"/>
            <w:tcMar>
              <w:top w:w="100" w:type="dxa"/>
              <w:left w:w="100" w:type="dxa"/>
              <w:bottom w:w="100" w:type="dxa"/>
              <w:right w:w="100" w:type="dxa"/>
            </w:tcMar>
          </w:tcPr>
          <w:p w14:paraId="4E9163F7" w14:textId="77777777" w:rsidR="00F131C5" w:rsidRPr="002823E5" w:rsidRDefault="00C546B4">
            <w:pPr>
              <w:rPr>
                <w:color w:val="000000" w:themeColor="text1"/>
                <w:sz w:val="20"/>
                <w:szCs w:val="20"/>
              </w:rPr>
            </w:pPr>
            <w:r>
              <w:rPr>
                <w:color w:val="000000" w:themeColor="text1"/>
                <w:sz w:val="20"/>
                <w:szCs w:val="20"/>
              </w:rPr>
              <w:t>8. Приемка и мобильное оборудование</w:t>
            </w:r>
          </w:p>
        </w:tc>
        <w:tc>
          <w:tcPr>
            <w:tcW w:w="1560" w:type="dxa"/>
            <w:tcMar>
              <w:top w:w="100" w:type="dxa"/>
              <w:left w:w="100" w:type="dxa"/>
              <w:bottom w:w="100" w:type="dxa"/>
              <w:right w:w="100" w:type="dxa"/>
            </w:tcMar>
          </w:tcPr>
          <w:p w14:paraId="3AB4D9D1" w14:textId="77777777" w:rsidR="00F131C5" w:rsidRPr="002823E5" w:rsidRDefault="00C546B4">
            <w:pPr>
              <w:rPr>
                <w:color w:val="000000" w:themeColor="text1"/>
                <w:sz w:val="20"/>
                <w:szCs w:val="20"/>
              </w:rPr>
            </w:pPr>
            <w:r>
              <w:rPr>
                <w:color w:val="000000" w:themeColor="text1"/>
                <w:sz w:val="20"/>
                <w:szCs w:val="20"/>
              </w:rPr>
              <w:t>Выбросы, воздух рабочей зоны</w:t>
            </w:r>
          </w:p>
        </w:tc>
        <w:tc>
          <w:tcPr>
            <w:tcW w:w="1560" w:type="dxa"/>
            <w:tcMar>
              <w:top w:w="100" w:type="dxa"/>
              <w:left w:w="100" w:type="dxa"/>
              <w:bottom w:w="100" w:type="dxa"/>
              <w:right w:w="100" w:type="dxa"/>
            </w:tcMar>
          </w:tcPr>
          <w:p w14:paraId="4714EDA8" w14:textId="77777777" w:rsidR="00F131C5" w:rsidRPr="002823E5" w:rsidRDefault="00C546B4">
            <w:pPr>
              <w:rPr>
                <w:color w:val="000000" w:themeColor="text1"/>
                <w:sz w:val="20"/>
                <w:szCs w:val="20"/>
              </w:rPr>
            </w:pPr>
            <w:r>
              <w:rPr>
                <w:color w:val="000000" w:themeColor="text1"/>
                <w:sz w:val="20"/>
                <w:szCs w:val="20"/>
              </w:rPr>
              <w:t>Экспресс-контроль, логистика</w:t>
            </w:r>
          </w:p>
        </w:tc>
        <w:tc>
          <w:tcPr>
            <w:tcW w:w="1560" w:type="dxa"/>
            <w:tcMar>
              <w:top w:w="100" w:type="dxa"/>
              <w:left w:w="100" w:type="dxa"/>
              <w:bottom w:w="100" w:type="dxa"/>
              <w:right w:w="100" w:type="dxa"/>
            </w:tcMar>
          </w:tcPr>
          <w:p w14:paraId="08EE31DB" w14:textId="77777777" w:rsidR="00F131C5" w:rsidRPr="002823E5" w:rsidRDefault="00C546B4">
            <w:pPr>
              <w:rPr>
                <w:color w:val="000000" w:themeColor="text1"/>
                <w:sz w:val="20"/>
                <w:szCs w:val="20"/>
              </w:rPr>
            </w:pPr>
            <w:r>
              <w:rPr>
                <w:color w:val="000000" w:themeColor="text1"/>
                <w:sz w:val="20"/>
                <w:szCs w:val="20"/>
              </w:rPr>
              <w:t xml:space="preserve">Газоанализаторы (Testo 350, CHEMIST 400); Пылемеры </w:t>
            </w:r>
            <w:r>
              <w:rPr>
                <w:color w:val="000000" w:themeColor="text1"/>
                <w:sz w:val="20"/>
                <w:szCs w:val="20"/>
              </w:rPr>
              <w:lastRenderedPageBreak/>
              <w:t>(DustTrack); 28 станций</w:t>
            </w:r>
          </w:p>
        </w:tc>
        <w:tc>
          <w:tcPr>
            <w:tcW w:w="1829" w:type="dxa"/>
            <w:tcMar>
              <w:top w:w="100" w:type="dxa"/>
              <w:left w:w="100" w:type="dxa"/>
              <w:bottom w:w="100" w:type="dxa"/>
              <w:right w:w="100" w:type="dxa"/>
            </w:tcMar>
          </w:tcPr>
          <w:p w14:paraId="34FB60A5" w14:textId="77777777" w:rsidR="00F131C5" w:rsidRPr="002823E5" w:rsidRDefault="00C546B4">
            <w:pPr>
              <w:rPr>
                <w:color w:val="000000" w:themeColor="text1"/>
                <w:sz w:val="20"/>
                <w:szCs w:val="20"/>
              </w:rPr>
            </w:pPr>
            <w:r>
              <w:rPr>
                <w:b/>
                <w:bCs/>
                <w:color w:val="000000" w:themeColor="text1"/>
                <w:sz w:val="20"/>
                <w:szCs w:val="20"/>
              </w:rPr>
              <w:lastRenderedPageBreak/>
              <w:t>Мебель:</w:t>
            </w:r>
            <w:r>
              <w:rPr>
                <w:color w:val="000000" w:themeColor="text1"/>
                <w:sz w:val="20"/>
                <w:szCs w:val="20"/>
              </w:rPr>
              <w:t xml:space="preserve"> Верстаки для ремонта и калибровки. </w:t>
            </w:r>
            <w:del w:id="81" w:author="Кузнецова" w:date="2026-10-08T09:00:00Z">
              <w:r>
                <w:rPr>
                  <w:color w:val="000000" w:themeColor="text1"/>
                  <w:sz w:val="20"/>
                  <w:szCs w:val="20"/>
                </w:rPr>
                <w:delText>Стеллажи для поверочных смесей.</w:delText>
              </w:r>
            </w:del>
            <w:ins w:id="82" w:author="Кузнецова" w:date="2026-10-08T09:00:00Z">
              <w:r>
                <w:rPr>
                  <w:color w:val="000000" w:themeColor="text1"/>
                  <w:sz w:val="20"/>
                  <w:szCs w:val="20"/>
                </w:rPr>
                <w:t xml:space="preserve">Поверочные смеси — в </w:t>
              </w:r>
              <w:r>
                <w:rPr>
                  <w:color w:val="000000" w:themeColor="text1"/>
                  <w:sz w:val="20"/>
                  <w:szCs w:val="20"/>
                </w:rPr>
                <w:lastRenderedPageBreak/>
                <w:t>вентилируемых газовых шкафах с датчиками токсичных газов.</w:t>
              </w:r>
            </w:ins>
          </w:p>
        </w:tc>
      </w:tr>
      <w:tr w:rsidR="002823E5" w:rsidRPr="002823E5" w14:paraId="7834FEA8" w14:textId="77777777" w:rsidTr="00C546B4">
        <w:tc>
          <w:tcPr>
            <w:tcW w:w="1560" w:type="dxa"/>
            <w:tcMar>
              <w:top w:w="100" w:type="dxa"/>
              <w:left w:w="100" w:type="dxa"/>
              <w:bottom w:w="100" w:type="dxa"/>
              <w:right w:w="100" w:type="dxa"/>
            </w:tcMar>
          </w:tcPr>
          <w:p w14:paraId="5C12439E" w14:textId="77777777" w:rsidR="00F131C5" w:rsidRPr="002823E5" w:rsidRDefault="00F131C5">
            <w:pPr>
              <w:rPr>
                <w:color w:val="000000" w:themeColor="text1"/>
                <w:sz w:val="20"/>
                <w:szCs w:val="20"/>
              </w:rPr>
            </w:pPr>
          </w:p>
        </w:tc>
        <w:tc>
          <w:tcPr>
            <w:tcW w:w="1560" w:type="dxa"/>
            <w:tcMar>
              <w:top w:w="100" w:type="dxa"/>
              <w:left w:w="100" w:type="dxa"/>
              <w:bottom w:w="100" w:type="dxa"/>
              <w:right w:w="100" w:type="dxa"/>
            </w:tcMar>
          </w:tcPr>
          <w:p w14:paraId="43B8F551" w14:textId="77777777" w:rsidR="00F131C5" w:rsidRPr="002823E5" w:rsidRDefault="00C546B4">
            <w:pPr>
              <w:rPr>
                <w:color w:val="000000" w:themeColor="text1"/>
                <w:sz w:val="20"/>
                <w:szCs w:val="20"/>
              </w:rPr>
            </w:pPr>
            <w:r>
              <w:rPr>
                <w:color w:val="000000" w:themeColor="text1"/>
                <w:sz w:val="20"/>
                <w:szCs w:val="20"/>
              </w:rPr>
              <w:t>9. Технические помещения</w:t>
            </w:r>
          </w:p>
        </w:tc>
        <w:tc>
          <w:tcPr>
            <w:tcW w:w="1560" w:type="dxa"/>
            <w:tcMar>
              <w:top w:w="100" w:type="dxa"/>
              <w:left w:w="100" w:type="dxa"/>
              <w:bottom w:w="100" w:type="dxa"/>
              <w:right w:w="100" w:type="dxa"/>
            </w:tcMar>
          </w:tcPr>
          <w:p w14:paraId="29A7F400" w14:textId="77777777" w:rsidR="00F131C5" w:rsidRPr="002823E5" w:rsidRDefault="00C546B4">
            <w:pPr>
              <w:rPr>
                <w:color w:val="000000" w:themeColor="text1"/>
                <w:sz w:val="20"/>
                <w:szCs w:val="20"/>
              </w:rPr>
            </w:pPr>
            <w:r>
              <w:rPr>
                <w:color w:val="000000" w:themeColor="text1"/>
                <w:sz w:val="20"/>
                <w:szCs w:val="20"/>
              </w:rPr>
              <w:t>Вспомогательные нужды</w:t>
            </w:r>
          </w:p>
        </w:tc>
        <w:tc>
          <w:tcPr>
            <w:tcW w:w="1560" w:type="dxa"/>
            <w:tcMar>
              <w:top w:w="100" w:type="dxa"/>
              <w:left w:w="100" w:type="dxa"/>
              <w:bottom w:w="100" w:type="dxa"/>
              <w:right w:w="100" w:type="dxa"/>
            </w:tcMar>
          </w:tcPr>
          <w:p w14:paraId="2B487A18" w14:textId="77777777" w:rsidR="00F131C5" w:rsidRPr="002823E5" w:rsidRDefault="00C546B4">
            <w:pPr>
              <w:rPr>
                <w:color w:val="000000" w:themeColor="text1"/>
                <w:sz w:val="20"/>
                <w:szCs w:val="20"/>
              </w:rPr>
            </w:pPr>
            <w:r>
              <w:rPr>
                <w:color w:val="000000" w:themeColor="text1"/>
                <w:sz w:val="20"/>
                <w:szCs w:val="20"/>
              </w:rPr>
              <w:t>Обеспечение газами, мойка посуды</w:t>
            </w:r>
          </w:p>
        </w:tc>
        <w:tc>
          <w:tcPr>
            <w:tcW w:w="1560" w:type="dxa"/>
            <w:tcMar>
              <w:top w:w="100" w:type="dxa"/>
              <w:left w:w="100" w:type="dxa"/>
              <w:bottom w:w="100" w:type="dxa"/>
              <w:right w:w="100" w:type="dxa"/>
            </w:tcMar>
          </w:tcPr>
          <w:p w14:paraId="1680B93F" w14:textId="77777777" w:rsidR="00F131C5" w:rsidRPr="002823E5" w:rsidRDefault="00C546B4">
            <w:pPr>
              <w:rPr>
                <w:color w:val="000000" w:themeColor="text1"/>
                <w:sz w:val="20"/>
                <w:szCs w:val="20"/>
              </w:rPr>
            </w:pPr>
            <w:r>
              <w:rPr>
                <w:color w:val="000000" w:themeColor="text1"/>
                <w:sz w:val="20"/>
                <w:szCs w:val="20"/>
              </w:rPr>
              <w:t>Газовые баллоны, системы водоочистки</w:t>
            </w:r>
            <w:ins w:id="83" w:author="Кузнецова" w:date="2026-10-08T09:00:00Z">
              <w:r>
                <w:rPr>
                  <w:color w:val="000000" w:themeColor="text1"/>
                  <w:sz w:val="20"/>
                  <w:szCs w:val="20"/>
                </w:rPr>
                <w:t>; генератор азота и сухого воздуха; сосуд с жидким аргоном или групповая рампа</w:t>
              </w:r>
            </w:ins>
          </w:p>
        </w:tc>
        <w:tc>
          <w:tcPr>
            <w:tcW w:w="1829" w:type="dxa"/>
            <w:tcMar>
              <w:top w:w="100" w:type="dxa"/>
              <w:left w:w="100" w:type="dxa"/>
              <w:bottom w:w="100" w:type="dxa"/>
              <w:right w:w="100" w:type="dxa"/>
            </w:tcMar>
          </w:tcPr>
          <w:p w14:paraId="634F6726" w14:textId="77777777" w:rsidR="00F131C5" w:rsidRPr="002823E5" w:rsidRDefault="00C546B4">
            <w:pPr>
              <w:rPr>
                <w:color w:val="000000" w:themeColor="text1"/>
                <w:sz w:val="20"/>
                <w:szCs w:val="20"/>
              </w:rPr>
            </w:pPr>
            <w:r>
              <w:rPr>
                <w:color w:val="000000" w:themeColor="text1"/>
                <w:sz w:val="20"/>
                <w:szCs w:val="20"/>
              </w:rPr>
              <w:t>Рампа с выходом на улицу. Гидроизоляция полов.</w:t>
            </w:r>
            <w:ins w:id="84" w:author="Кузнецова" w:date="2026-10-08T09:00:00Z">
              <w:r>
                <w:rPr>
                  <w:color w:val="000000" w:themeColor="text1"/>
                  <w:sz w:val="20"/>
                  <w:szCs w:val="20"/>
                </w:rPr>
                <w:t xml:space="preserve"> Раздельное хранение кислорода и горючих газов. Датчики недостатка кислорода.</w:t>
              </w:r>
            </w:ins>
          </w:p>
        </w:tc>
      </w:tr>
      <w:tr w:rsidR="009F6FDE" w14:paraId="641F4782" w14:textId="77777777">
        <w:trPr>
          <w:ins w:id="85" w:author="Кузнецова" w:date="2026-10-08T09:00:00Z"/>
        </w:trPr>
        <w:tc>
          <w:tcPr>
            <w:tcW w:w="1560" w:type="dxa"/>
            <w:tcMar>
              <w:top w:w="100" w:type="dxa"/>
              <w:left w:w="100" w:type="dxa"/>
              <w:bottom w:w="100" w:type="dxa"/>
              <w:right w:w="100" w:type="dxa"/>
            </w:tcMar>
          </w:tcPr>
          <w:p w14:paraId="241A7BC7" w14:textId="77777777" w:rsidR="00F131C5" w:rsidRPr="002823E5" w:rsidRDefault="00F131C5">
            <w:pPr>
              <w:rPr>
                <w:ins w:id="86" w:author="Кузнецова" w:date="2026-10-08T09:00:00Z"/>
                <w:color w:val="000000" w:themeColor="text1"/>
                <w:sz w:val="20"/>
                <w:szCs w:val="20"/>
              </w:rPr>
            </w:pPr>
          </w:p>
        </w:tc>
        <w:tc>
          <w:tcPr>
            <w:tcW w:w="1560" w:type="dxa"/>
            <w:tcMar>
              <w:top w:w="100" w:type="dxa"/>
              <w:left w:w="100" w:type="dxa"/>
              <w:bottom w:w="100" w:type="dxa"/>
              <w:right w:w="100" w:type="dxa"/>
            </w:tcMar>
          </w:tcPr>
          <w:p w14:paraId="270B47CD" w14:textId="77777777" w:rsidR="00F131C5" w:rsidRPr="002823E5" w:rsidRDefault="00C546B4">
            <w:pPr>
              <w:rPr>
                <w:ins w:id="87" w:author="Кузнецова" w:date="2026-10-08T09:00:00Z"/>
                <w:color w:val="000000" w:themeColor="text1"/>
                <w:sz w:val="20"/>
                <w:szCs w:val="20"/>
              </w:rPr>
            </w:pPr>
            <w:ins w:id="88" w:author="Кузнецова" w:date="2026-10-08T09:00:00Z">
              <w:r>
                <w:rPr>
                  <w:color w:val="000000" w:themeColor="text1"/>
                  <w:sz w:val="20"/>
                  <w:szCs w:val="20"/>
                </w:rPr>
                <w:t>9а. Хранение проб, архив и опасные отходы</w:t>
              </w:r>
            </w:ins>
          </w:p>
        </w:tc>
        <w:tc>
          <w:tcPr>
            <w:tcW w:w="1560" w:type="dxa"/>
            <w:tcMar>
              <w:top w:w="100" w:type="dxa"/>
              <w:left w:w="100" w:type="dxa"/>
              <w:bottom w:w="100" w:type="dxa"/>
              <w:right w:w="100" w:type="dxa"/>
            </w:tcMar>
          </w:tcPr>
          <w:p w14:paraId="76CE5A63" w14:textId="77777777" w:rsidR="00F131C5" w:rsidRPr="002823E5" w:rsidRDefault="00C546B4">
            <w:pPr>
              <w:rPr>
                <w:ins w:id="89" w:author="Кузнецова" w:date="2026-10-08T09:00:00Z"/>
                <w:color w:val="000000" w:themeColor="text1"/>
                <w:sz w:val="20"/>
                <w:szCs w:val="20"/>
              </w:rPr>
            </w:pPr>
            <w:ins w:id="90" w:author="Кузнецова" w:date="2026-10-08T09:00:00Z">
              <w:r>
                <w:rPr>
                  <w:color w:val="000000" w:themeColor="text1"/>
                  <w:sz w:val="20"/>
                  <w:szCs w:val="20"/>
                </w:rPr>
                <w:t>Пробы, фильтры, отходы</w:t>
              </w:r>
            </w:ins>
          </w:p>
        </w:tc>
        <w:tc>
          <w:tcPr>
            <w:tcW w:w="1560" w:type="dxa"/>
            <w:tcMar>
              <w:top w:w="100" w:type="dxa"/>
              <w:left w:w="100" w:type="dxa"/>
              <w:bottom w:w="100" w:type="dxa"/>
              <w:right w:w="100" w:type="dxa"/>
            </w:tcMar>
          </w:tcPr>
          <w:p w14:paraId="656E7CC7" w14:textId="77777777" w:rsidR="00F131C5" w:rsidRPr="002823E5" w:rsidRDefault="00C546B4">
            <w:pPr>
              <w:rPr>
                <w:ins w:id="91" w:author="Кузнецова" w:date="2026-10-08T09:00:00Z"/>
                <w:color w:val="000000" w:themeColor="text1"/>
                <w:sz w:val="20"/>
                <w:szCs w:val="20"/>
              </w:rPr>
            </w:pPr>
            <w:ins w:id="92" w:author="Кузнецова" w:date="2026-10-08T09:00:00Z">
              <w:r>
                <w:rPr>
                  <w:color w:val="000000" w:themeColor="text1"/>
                  <w:sz w:val="20"/>
                  <w:szCs w:val="20"/>
                </w:rPr>
                <w:t>Хранение проб в установленные сроки, архив, сбор опасных отходов</w:t>
              </w:r>
            </w:ins>
          </w:p>
        </w:tc>
        <w:tc>
          <w:tcPr>
            <w:tcW w:w="1560" w:type="dxa"/>
            <w:tcMar>
              <w:top w:w="100" w:type="dxa"/>
              <w:left w:w="100" w:type="dxa"/>
              <w:bottom w:w="100" w:type="dxa"/>
              <w:right w:w="100" w:type="dxa"/>
            </w:tcMar>
          </w:tcPr>
          <w:p w14:paraId="5AB5BF06" w14:textId="77777777" w:rsidR="00F131C5" w:rsidRPr="002823E5" w:rsidRDefault="00C546B4">
            <w:pPr>
              <w:rPr>
                <w:ins w:id="93" w:author="Кузнецова" w:date="2026-10-08T09:00:00Z"/>
                <w:color w:val="000000" w:themeColor="text1"/>
                <w:sz w:val="20"/>
                <w:szCs w:val="20"/>
              </w:rPr>
            </w:pPr>
            <w:ins w:id="94" w:author="Кузнецова" w:date="2026-10-08T09:00:00Z">
              <w:r>
                <w:rPr>
                  <w:color w:val="000000" w:themeColor="text1"/>
                  <w:sz w:val="20"/>
                  <w:szCs w:val="20"/>
                </w:rPr>
                <w:t>Холодильники 4 °C, морозильники, шкафы для отходов (доп. закупка)</w:t>
              </w:r>
            </w:ins>
          </w:p>
        </w:tc>
        <w:tc>
          <w:tcPr>
            <w:tcW w:w="1829" w:type="dxa"/>
            <w:tcMar>
              <w:top w:w="100" w:type="dxa"/>
              <w:left w:w="100" w:type="dxa"/>
              <w:bottom w:w="100" w:type="dxa"/>
              <w:right w:w="100" w:type="dxa"/>
            </w:tcMar>
          </w:tcPr>
          <w:p w14:paraId="096E3621" w14:textId="77777777" w:rsidR="00F131C5" w:rsidRPr="002823E5" w:rsidRDefault="00C546B4">
            <w:pPr>
              <w:rPr>
                <w:ins w:id="95" w:author="Кузнецова" w:date="2026-10-08T09:00:00Z"/>
                <w:color w:val="000000" w:themeColor="text1"/>
                <w:sz w:val="20"/>
                <w:szCs w:val="20"/>
              </w:rPr>
            </w:pPr>
            <w:ins w:id="96" w:author="Кузнецова" w:date="2026-10-08T09:00:00Z">
              <w:r>
                <w:rPr>
                  <w:b/>
                  <w:bCs/>
                  <w:color w:val="000000" w:themeColor="text1"/>
                  <w:sz w:val="20"/>
                  <w:szCs w:val="20"/>
                </w:rPr>
                <w:t>Инженерия:</w:t>
              </w:r>
              <w:r>
                <w:rPr>
                  <w:color w:val="000000" w:themeColor="text1"/>
                  <w:sz w:val="20"/>
                  <w:szCs w:val="20"/>
                </w:rPr>
                <w:t xml:space="preserve"> резервное питание холодильников, вытяжка, химстойкий пол с поддонами. Отдельный сбор отходов с HF.</w:t>
              </w:r>
            </w:ins>
          </w:p>
        </w:tc>
      </w:tr>
      <w:tr w:rsidR="002823E5" w:rsidRPr="002823E5" w14:paraId="5620E904" w14:textId="77777777" w:rsidTr="00C546B4">
        <w:tc>
          <w:tcPr>
            <w:tcW w:w="1560" w:type="dxa"/>
            <w:tcMar>
              <w:top w:w="100" w:type="dxa"/>
              <w:left w:w="100" w:type="dxa"/>
              <w:bottom w:w="100" w:type="dxa"/>
              <w:right w:w="100" w:type="dxa"/>
            </w:tcMar>
          </w:tcPr>
          <w:p w14:paraId="1F0736EC" w14:textId="77777777" w:rsidR="00F131C5" w:rsidRPr="002823E5" w:rsidRDefault="00C546B4">
            <w:pPr>
              <w:rPr>
                <w:color w:val="000000" w:themeColor="text1"/>
                <w:sz w:val="20"/>
                <w:szCs w:val="20"/>
              </w:rPr>
            </w:pPr>
            <w:r>
              <w:rPr>
                <w:b/>
                <w:bCs/>
                <w:color w:val="000000" w:themeColor="text1"/>
                <w:sz w:val="20"/>
                <w:szCs w:val="20"/>
              </w:rPr>
              <w:t>БЛОК D: АДМИНИСТРАТИВНЫЙ</w:t>
            </w:r>
          </w:p>
        </w:tc>
        <w:tc>
          <w:tcPr>
            <w:tcW w:w="1560" w:type="dxa"/>
            <w:tcMar>
              <w:top w:w="100" w:type="dxa"/>
              <w:left w:w="100" w:type="dxa"/>
              <w:bottom w:w="100" w:type="dxa"/>
              <w:right w:w="100" w:type="dxa"/>
            </w:tcMar>
          </w:tcPr>
          <w:p w14:paraId="72D2B667" w14:textId="77777777" w:rsidR="00F131C5" w:rsidRPr="002823E5" w:rsidRDefault="00C546B4">
            <w:pPr>
              <w:rPr>
                <w:color w:val="000000" w:themeColor="text1"/>
                <w:sz w:val="20"/>
                <w:szCs w:val="20"/>
              </w:rPr>
            </w:pPr>
            <w:r>
              <w:rPr>
                <w:color w:val="000000" w:themeColor="text1"/>
                <w:sz w:val="20"/>
                <w:szCs w:val="20"/>
              </w:rPr>
              <w:t>10. Офис обработки данных и переговорная зона</w:t>
            </w:r>
          </w:p>
        </w:tc>
        <w:tc>
          <w:tcPr>
            <w:tcW w:w="1560" w:type="dxa"/>
            <w:tcMar>
              <w:top w:w="100" w:type="dxa"/>
              <w:left w:w="100" w:type="dxa"/>
              <w:bottom w:w="100" w:type="dxa"/>
              <w:right w:w="100" w:type="dxa"/>
            </w:tcMar>
          </w:tcPr>
          <w:p w14:paraId="18AC6FE0" w14:textId="77777777" w:rsidR="00F131C5" w:rsidRPr="002823E5" w:rsidRDefault="00C546B4">
            <w:pPr>
              <w:rPr>
                <w:color w:val="000000" w:themeColor="text1"/>
                <w:sz w:val="20"/>
                <w:szCs w:val="20"/>
              </w:rPr>
            </w:pPr>
            <w:r>
              <w:rPr>
                <w:color w:val="000000" w:themeColor="text1"/>
                <w:sz w:val="20"/>
                <w:szCs w:val="20"/>
              </w:rPr>
              <w:t>Управление, анализ данных, контракты</w:t>
            </w:r>
          </w:p>
        </w:tc>
        <w:tc>
          <w:tcPr>
            <w:tcW w:w="1560" w:type="dxa"/>
            <w:tcMar>
              <w:top w:w="100" w:type="dxa"/>
              <w:left w:w="100" w:type="dxa"/>
              <w:bottom w:w="100" w:type="dxa"/>
              <w:right w:w="100" w:type="dxa"/>
            </w:tcMar>
          </w:tcPr>
          <w:p w14:paraId="2A4CB1C7" w14:textId="77777777" w:rsidR="00F131C5" w:rsidRPr="002823E5" w:rsidRDefault="00C546B4">
            <w:pPr>
              <w:rPr>
                <w:color w:val="000000" w:themeColor="text1"/>
                <w:sz w:val="20"/>
                <w:szCs w:val="20"/>
              </w:rPr>
            </w:pPr>
            <w:r>
              <w:rPr>
                <w:color w:val="000000" w:themeColor="text1"/>
                <w:sz w:val="20"/>
                <w:szCs w:val="20"/>
              </w:rPr>
              <w:t>Аналитика LIMS, переговоры с B2B сектором</w:t>
            </w:r>
          </w:p>
        </w:tc>
        <w:tc>
          <w:tcPr>
            <w:tcW w:w="1560" w:type="dxa"/>
            <w:tcMar>
              <w:top w:w="100" w:type="dxa"/>
              <w:left w:w="100" w:type="dxa"/>
              <w:bottom w:w="100" w:type="dxa"/>
              <w:right w:w="100" w:type="dxa"/>
            </w:tcMar>
          </w:tcPr>
          <w:p w14:paraId="5B4CEB1E" w14:textId="77777777" w:rsidR="00F131C5" w:rsidRPr="002823E5" w:rsidRDefault="00C546B4">
            <w:pPr>
              <w:rPr>
                <w:color w:val="000000" w:themeColor="text1"/>
                <w:sz w:val="20"/>
                <w:szCs w:val="20"/>
              </w:rPr>
            </w:pPr>
            <w:r>
              <w:rPr>
                <w:color w:val="000000" w:themeColor="text1"/>
                <w:sz w:val="20"/>
                <w:szCs w:val="20"/>
              </w:rPr>
              <w:t>Сервер LIMS, ПК, интерактивные панели</w:t>
            </w:r>
          </w:p>
        </w:tc>
        <w:tc>
          <w:tcPr>
            <w:tcW w:w="1829" w:type="dxa"/>
            <w:tcMar>
              <w:top w:w="100" w:type="dxa"/>
              <w:left w:w="100" w:type="dxa"/>
              <w:bottom w:w="100" w:type="dxa"/>
              <w:right w:w="100" w:type="dxa"/>
            </w:tcMar>
          </w:tcPr>
          <w:p w14:paraId="30E4D735" w14:textId="77777777" w:rsidR="00F131C5" w:rsidRPr="002823E5" w:rsidRDefault="00C546B4">
            <w:pPr>
              <w:rPr>
                <w:color w:val="000000" w:themeColor="text1"/>
                <w:sz w:val="20"/>
                <w:szCs w:val="20"/>
              </w:rPr>
            </w:pPr>
            <w:r>
              <w:rPr>
                <w:b/>
                <w:bCs/>
                <w:color w:val="000000" w:themeColor="text1"/>
                <w:sz w:val="20"/>
                <w:szCs w:val="20"/>
              </w:rPr>
              <w:t>Архитектура:</w:t>
            </w:r>
            <w:r>
              <w:rPr>
                <w:color w:val="000000" w:themeColor="text1"/>
                <w:sz w:val="20"/>
                <w:szCs w:val="20"/>
              </w:rPr>
              <w:t xml:space="preserve"> Отделение от чистых зон стеклянными перегородками (Open-space). </w:t>
            </w:r>
            <w:del w:id="97" w:author="Кузнецова" w:date="2026-10-08T09:00:00Z">
              <w:r>
                <w:rPr>
                  <w:color w:val="000000" w:themeColor="text1"/>
                  <w:sz w:val="20"/>
                  <w:szCs w:val="20"/>
                </w:rPr>
                <w:delText>Соблюдение стандартов GLP.</w:delText>
              </w:r>
            </w:del>
            <w:ins w:id="98" w:author="Кузнецова" w:date="2026-10-08T09:00:00Z">
              <w:r>
                <w:rPr>
                  <w:color w:val="000000" w:themeColor="text1"/>
                  <w:sz w:val="20"/>
                  <w:szCs w:val="20"/>
                </w:rPr>
                <w:t>Разделение несовместимых зон по ISO/IEC 17025.</w:t>
              </w:r>
            </w:ins>
          </w:p>
        </w:tc>
      </w:tr>
    </w:tbl>
    <w:p w14:paraId="47981359" w14:textId="77777777" w:rsidR="00F131C5" w:rsidRPr="002823E5" w:rsidRDefault="00C546B4">
      <w:pPr>
        <w:pStyle w:val="Heading3"/>
        <w:rPr>
          <w:color w:val="000000" w:themeColor="text1"/>
        </w:rPr>
      </w:pPr>
      <w:bookmarkStart w:id="99" w:name="_xuwnecr2h6kf" w:colFirst="0" w:colLast="0"/>
      <w:bookmarkEnd w:id="99"/>
      <w:r>
        <w:rPr>
          <w:color w:val="000000" w:themeColor="text1"/>
        </w:rPr>
        <w:t>2.4. Архитектурные требования к помещениям</w:t>
      </w:r>
    </w:p>
    <w:p w14:paraId="302B0F74" w14:textId="77777777" w:rsidR="00F131C5" w:rsidRPr="002823E5" w:rsidRDefault="00C546B4">
      <w:pPr>
        <w:pStyle w:val="Heading4"/>
        <w:rPr>
          <w:color w:val="000000" w:themeColor="text1"/>
        </w:rPr>
      </w:pPr>
      <w:bookmarkStart w:id="100" w:name="_l7llrb9s87cc" w:colFirst="0" w:colLast="0"/>
      <w:bookmarkEnd w:id="100"/>
      <w:r>
        <w:rPr>
          <w:color w:val="000000" w:themeColor="text1"/>
        </w:rPr>
        <w:t>БЛОК А: ИНСТРУМЕНТАЛЬНАЯ АНАЛИТИКА</w:t>
      </w:r>
    </w:p>
    <w:p w14:paraId="7EFCB1F9" w14:textId="77777777" w:rsidR="00F131C5" w:rsidRPr="002823E5" w:rsidRDefault="00C546B4">
      <w:pPr>
        <w:rPr>
          <w:color w:val="000000" w:themeColor="text1"/>
        </w:rPr>
      </w:pPr>
      <w:r>
        <w:rPr>
          <w:b/>
          <w:bCs/>
          <w:color w:val="000000" w:themeColor="text1"/>
        </w:rPr>
        <w:t>1. Лаборатория ультраследового элементного анализа (Чистое помещение)</w:t>
      </w:r>
    </w:p>
    <w:p w14:paraId="3F449FAF" w14:textId="77777777" w:rsidR="00F131C5" w:rsidRPr="002823E5" w:rsidRDefault="00F131C5">
      <w:pPr>
        <w:widowControl w:val="0"/>
        <w:pBdr>
          <w:top w:val="nil"/>
          <w:left w:val="nil"/>
          <w:bottom w:val="nil"/>
          <w:right w:val="nil"/>
          <w:between w:val="nil"/>
        </w:pBdr>
        <w:rPr>
          <w:color w:val="000000" w:themeColor="text1"/>
        </w:rPr>
      </w:pPr>
    </w:p>
    <w:p w14:paraId="46AECA93" w14:textId="77777777" w:rsidR="00F131C5" w:rsidRPr="002823E5" w:rsidRDefault="00C546B4">
      <w:pPr>
        <w:numPr>
          <w:ilvl w:val="0"/>
          <w:numId w:val="2"/>
        </w:numPr>
        <w:rPr>
          <w:color w:val="000000" w:themeColor="text1"/>
        </w:rPr>
      </w:pPr>
      <w:r>
        <w:rPr>
          <w:b/>
          <w:bCs/>
          <w:color w:val="000000" w:themeColor="text1"/>
        </w:rPr>
        <w:lastRenderedPageBreak/>
        <w:t>Оптимальная площадь:</w:t>
      </w:r>
      <w:r>
        <w:rPr>
          <w:color w:val="000000" w:themeColor="text1"/>
        </w:rPr>
        <w:t xml:space="preserve"> 25–30 м².</w:t>
      </w:r>
    </w:p>
    <w:p w14:paraId="3A9E469D" w14:textId="77777777" w:rsidR="00F131C5" w:rsidRPr="002823E5" w:rsidRDefault="00C546B4">
      <w:pPr>
        <w:numPr>
          <w:ilvl w:val="0"/>
          <w:numId w:val="2"/>
        </w:numPr>
        <w:rPr>
          <w:color w:val="000000" w:themeColor="text1"/>
        </w:rPr>
      </w:pPr>
      <w:r>
        <w:rPr>
          <w:b/>
          <w:bCs/>
          <w:color w:val="000000" w:themeColor="text1"/>
        </w:rPr>
        <w:t>Двери:</w:t>
      </w:r>
      <w:r>
        <w:rPr>
          <w:color w:val="000000" w:themeColor="text1"/>
        </w:rPr>
        <w:t xml:space="preserve"> Герметичные, система двойных дверей (тамбур-шлюз) для поддержания класса чистоты ISO 7. Отсутствие порогов для плавного вкатывания оборудования.</w:t>
      </w:r>
    </w:p>
    <w:p w14:paraId="6507CD60" w14:textId="77777777" w:rsidR="00F131C5" w:rsidRPr="002823E5" w:rsidRDefault="00C546B4">
      <w:pPr>
        <w:numPr>
          <w:ilvl w:val="0"/>
          <w:numId w:val="2"/>
        </w:numPr>
        <w:rPr>
          <w:color w:val="000000" w:themeColor="text1"/>
        </w:rPr>
      </w:pPr>
      <w:r>
        <w:rPr>
          <w:b/>
          <w:bCs/>
          <w:color w:val="000000" w:themeColor="text1"/>
        </w:rPr>
        <w:t>Окна:</w:t>
      </w:r>
      <w:r>
        <w:rPr>
          <w:color w:val="000000" w:themeColor="text1"/>
        </w:rPr>
        <w:t xml:space="preserve"> Глухие (не открывающиеся), герметичные, с УФ-защитой. Исключить проникновение уличной пыли.</w:t>
      </w:r>
    </w:p>
    <w:p w14:paraId="775EBBA1" w14:textId="77777777" w:rsidR="00F131C5" w:rsidRPr="002823E5" w:rsidRDefault="00C546B4">
      <w:pPr>
        <w:numPr>
          <w:ilvl w:val="0"/>
          <w:numId w:val="2"/>
        </w:numPr>
        <w:rPr>
          <w:color w:val="000000" w:themeColor="text1"/>
        </w:rPr>
      </w:pPr>
      <w:r>
        <w:rPr>
          <w:b/>
          <w:bCs/>
          <w:color w:val="000000" w:themeColor="text1"/>
        </w:rPr>
        <w:t>Освещение:</w:t>
      </w:r>
      <w:r>
        <w:rPr>
          <w:color w:val="000000" w:themeColor="text1"/>
        </w:rPr>
        <w:t xml:space="preserve"> Встраиваемые светодиодные светильники со степенью защиты не ниже IP65, освещенность ~500 люкс.</w:t>
      </w:r>
    </w:p>
    <w:p w14:paraId="085114F0" w14:textId="77777777" w:rsidR="00F131C5" w:rsidRPr="002823E5" w:rsidRDefault="00C546B4">
      <w:pPr>
        <w:numPr>
          <w:ilvl w:val="0"/>
          <w:numId w:val="2"/>
        </w:numPr>
        <w:rPr>
          <w:color w:val="000000" w:themeColor="text1"/>
        </w:rPr>
      </w:pPr>
      <w:r>
        <w:rPr>
          <w:b/>
          <w:bCs/>
          <w:color w:val="000000" w:themeColor="text1"/>
        </w:rPr>
        <w:t>Расположение оборудования:</w:t>
      </w:r>
      <w:r>
        <w:rPr>
          <w:color w:val="000000" w:themeColor="text1"/>
        </w:rPr>
        <w:t xml:space="preserve"> ИСП-МС устанавливается в центре или с доступом с трех сторон на мощном антивибрационном столе (не из металла). Чиллер (система охлаждения) </w:t>
      </w:r>
      <w:del w:id="101" w:author="Кузнецова" w:date="2026-10-08T09:00:00Z">
        <w:r>
          <w:rPr>
            <w:color w:val="000000" w:themeColor="text1"/>
          </w:rPr>
          <w:delText>выносится в коридор или устанавливается в шумопоглощающий бокс.</w:delText>
        </w:r>
      </w:del>
      <w:ins w:id="102" w:author="Кузнецова" w:date="2026-10-08T09:00:00Z">
        <w:r>
          <w:rPr>
            <w:color w:val="000000" w:themeColor="text1"/>
          </w:rPr>
          <w:t>выносится в технический коридор или нишу с отводом тепла (не в эвакуационный коридор). Над горелкой — отдельная вытяжка от плазмы. Рядом, через передаточное окно, — чистая кислотная комната (1а).</w:t>
        </w:r>
      </w:ins>
    </w:p>
    <w:p w14:paraId="299D01FF" w14:textId="77777777" w:rsidR="009F6FDE" w:rsidRDefault="009F6FDE">
      <w:pPr>
        <w:widowControl w:val="0"/>
        <w:pBdr>
          <w:top w:val="nil"/>
          <w:left w:val="nil"/>
          <w:bottom w:val="nil"/>
          <w:right w:val="nil"/>
          <w:between w:val="nil"/>
        </w:pBdr>
        <w:rPr>
          <w:ins w:id="103" w:author="Кузнецова" w:date="2026-10-08T09:00:00Z"/>
          <w:color w:val="000000" w:themeColor="text1"/>
        </w:rPr>
      </w:pPr>
    </w:p>
    <w:p w14:paraId="07626011" w14:textId="77777777" w:rsidR="009F6FDE" w:rsidRDefault="00000000">
      <w:pPr>
        <w:rPr>
          <w:ins w:id="104" w:author="Кузнецова" w:date="2026-10-08T09:00:00Z"/>
          <w:color w:val="000000" w:themeColor="text1"/>
        </w:rPr>
      </w:pPr>
      <w:ins w:id="105" w:author="Кузнецова" w:date="2026-10-08T09:00:00Z">
        <w:r>
          <w:rPr>
            <w:b/>
            <w:bCs/>
            <w:color w:val="000000" w:themeColor="text1"/>
          </w:rPr>
          <w:t>1а. Чистая кислотная комната (ультраследовая пробоподготовка)</w:t>
        </w:r>
      </w:ins>
    </w:p>
    <w:p w14:paraId="640C2A24" w14:textId="77777777" w:rsidR="009F6FDE" w:rsidRDefault="009F6FDE">
      <w:pPr>
        <w:widowControl w:val="0"/>
        <w:pBdr>
          <w:top w:val="nil"/>
          <w:left w:val="nil"/>
          <w:bottom w:val="nil"/>
          <w:right w:val="nil"/>
          <w:between w:val="nil"/>
        </w:pBdr>
        <w:rPr>
          <w:ins w:id="106" w:author="Кузнецова" w:date="2026-10-08T09:00:00Z"/>
          <w:color w:val="000000" w:themeColor="text1"/>
        </w:rPr>
      </w:pPr>
    </w:p>
    <w:p w14:paraId="41B9893C" w14:textId="77777777" w:rsidR="009F6FDE" w:rsidRDefault="00000000">
      <w:pPr>
        <w:numPr>
          <w:ilvl w:val="0"/>
          <w:numId w:val="2"/>
        </w:numPr>
        <w:rPr>
          <w:ins w:id="107" w:author="Кузнецова" w:date="2026-10-08T09:00:00Z"/>
          <w:color w:val="000000" w:themeColor="text1"/>
        </w:rPr>
      </w:pPr>
      <w:ins w:id="108" w:author="Кузнецова" w:date="2026-10-08T09:00:00Z">
        <w:r>
          <w:rPr>
            <w:b/>
            <w:bCs/>
            <w:color w:val="000000" w:themeColor="text1"/>
          </w:rPr>
          <w:t>Оптимальная площадь:</w:t>
        </w:r>
        <w:r>
          <w:rPr>
            <w:color w:val="000000" w:themeColor="text1"/>
          </w:rPr>
          <w:t xml:space="preserve"> 15–20 м².</w:t>
        </w:r>
      </w:ins>
    </w:p>
    <w:p w14:paraId="05D29AB1" w14:textId="77777777" w:rsidR="009F6FDE" w:rsidRDefault="00000000">
      <w:pPr>
        <w:numPr>
          <w:ilvl w:val="0"/>
          <w:numId w:val="2"/>
        </w:numPr>
        <w:rPr>
          <w:ins w:id="109" w:author="Кузнецова" w:date="2026-10-08T09:00:00Z"/>
          <w:color w:val="000000" w:themeColor="text1"/>
        </w:rPr>
      </w:pPr>
      <w:ins w:id="110" w:author="Кузнецова" w:date="2026-10-08T09:00:00Z">
        <w:r>
          <w:rPr>
            <w:b/>
            <w:bCs/>
            <w:color w:val="000000" w:themeColor="text1"/>
          </w:rPr>
          <w:t>Двери:</w:t>
        </w:r>
        <w:r>
          <w:rPr>
            <w:color w:val="000000" w:themeColor="text1"/>
          </w:rPr>
          <w:t xml:space="preserve"> вход через тамбур-шлюз со сменой халата и обуви, без порогов.</w:t>
        </w:r>
      </w:ins>
    </w:p>
    <w:p w14:paraId="7B852E3F" w14:textId="77777777" w:rsidR="009F6FDE" w:rsidRDefault="00000000">
      <w:pPr>
        <w:numPr>
          <w:ilvl w:val="0"/>
          <w:numId w:val="2"/>
        </w:numPr>
        <w:rPr>
          <w:ins w:id="111" w:author="Кузнецова" w:date="2026-10-08T09:00:00Z"/>
          <w:color w:val="000000" w:themeColor="text1"/>
        </w:rPr>
      </w:pPr>
      <w:ins w:id="112" w:author="Кузнецова" w:date="2026-10-08T09:00:00Z">
        <w:r>
          <w:rPr>
            <w:b/>
            <w:bCs/>
            <w:color w:val="000000" w:themeColor="text1"/>
          </w:rPr>
          <w:t>Стандарт и инженерия:</w:t>
        </w:r>
        <w:r>
          <w:rPr>
            <w:color w:val="000000" w:themeColor="text1"/>
          </w:rPr>
          <w:t xml:space="preserve"> класс ISO 6–7 по ISO 14644-1, рабочие места класса ISO 5 (ламинарные боксы или чистые вытяжные шкафы из полипропилена). Приток через HEPA-фильтры компенсирует вытяжку шкафов, помещение остается под подпором относительно коридора. Воздуховоды вытяжки — из PP/PVDF.</w:t>
        </w:r>
      </w:ins>
    </w:p>
    <w:p w14:paraId="3F4C1EB3" w14:textId="77777777" w:rsidR="009F6FDE" w:rsidRDefault="00000000">
      <w:pPr>
        <w:numPr>
          <w:ilvl w:val="0"/>
          <w:numId w:val="2"/>
        </w:numPr>
        <w:rPr>
          <w:ins w:id="113" w:author="Кузнецова" w:date="2026-10-08T09:00:00Z"/>
          <w:color w:val="000000" w:themeColor="text1"/>
        </w:rPr>
      </w:pPr>
      <w:ins w:id="114" w:author="Кузнецова" w:date="2026-10-08T09:00:00Z">
        <w:r>
          <w:rPr>
            <w:b/>
            <w:bCs/>
            <w:color w:val="000000" w:themeColor="text1"/>
          </w:rPr>
          <w:t>Отделка и мебель:</w:t>
        </w:r>
        <w:r>
          <w:rPr>
            <w:color w:val="000000" w:themeColor="text1"/>
          </w:rPr>
          <w:t xml:space="preserve"> без открытого металла; герметичные светильники; гладкие химстойкие пол и стены.</w:t>
        </w:r>
      </w:ins>
    </w:p>
    <w:p w14:paraId="66427D96" w14:textId="77777777" w:rsidR="009F6FDE" w:rsidRDefault="00000000">
      <w:pPr>
        <w:numPr>
          <w:ilvl w:val="0"/>
          <w:numId w:val="2"/>
        </w:numPr>
        <w:rPr>
          <w:ins w:id="115" w:author="Кузнецова" w:date="2026-10-08T09:00:00Z"/>
          <w:color w:val="000000" w:themeColor="text1"/>
        </w:rPr>
      </w:pPr>
      <w:ins w:id="116" w:author="Кузнецова" w:date="2026-10-08T09:00:00Z">
        <w:r>
          <w:rPr>
            <w:b/>
            <w:bCs/>
            <w:color w:val="000000" w:themeColor="text1"/>
          </w:rPr>
          <w:t>Расположение оборудования:</w:t>
        </w:r>
        <w:r>
          <w:rPr>
            <w:color w:val="000000" w:themeColor="text1"/>
          </w:rPr>
          <w:t xml:space="preserve"> система очистки кислот Savillex, финишный модуль воды 1-го типа, ламинарные боксы для разложения и разбавления проб. Передаточное окно в Лабораторию 1.</w:t>
        </w:r>
      </w:ins>
    </w:p>
    <w:p w14:paraId="1FD8C50D" w14:textId="77777777" w:rsidR="00F131C5" w:rsidRPr="002823E5" w:rsidRDefault="00F131C5">
      <w:pPr>
        <w:widowControl w:val="0"/>
        <w:pBdr>
          <w:top w:val="nil"/>
          <w:left w:val="nil"/>
          <w:bottom w:val="nil"/>
          <w:right w:val="nil"/>
          <w:between w:val="nil"/>
        </w:pBdr>
        <w:rPr>
          <w:color w:val="000000" w:themeColor="text1"/>
        </w:rPr>
      </w:pPr>
    </w:p>
    <w:p w14:paraId="5A0C4A3B" w14:textId="77777777" w:rsidR="00F131C5" w:rsidRPr="002823E5" w:rsidRDefault="00C546B4">
      <w:pPr>
        <w:rPr>
          <w:color w:val="000000" w:themeColor="text1"/>
        </w:rPr>
      </w:pPr>
      <w:r>
        <w:rPr>
          <w:b/>
          <w:bCs/>
          <w:color w:val="000000" w:themeColor="text1"/>
        </w:rPr>
        <w:t>2. Лаборатория органической масс-спектрометрии и хроматографии</w:t>
      </w:r>
    </w:p>
    <w:p w14:paraId="2488905A" w14:textId="77777777" w:rsidR="00F131C5" w:rsidRPr="002823E5" w:rsidRDefault="00F131C5">
      <w:pPr>
        <w:widowControl w:val="0"/>
        <w:pBdr>
          <w:top w:val="nil"/>
          <w:left w:val="nil"/>
          <w:bottom w:val="nil"/>
          <w:right w:val="nil"/>
          <w:between w:val="nil"/>
        </w:pBdr>
        <w:rPr>
          <w:color w:val="000000" w:themeColor="text1"/>
        </w:rPr>
      </w:pPr>
    </w:p>
    <w:p w14:paraId="26169B26" w14:textId="77777777" w:rsidR="00F131C5" w:rsidRPr="002823E5" w:rsidRDefault="00C546B4">
      <w:pPr>
        <w:numPr>
          <w:ilvl w:val="0"/>
          <w:numId w:val="2"/>
        </w:numPr>
        <w:rPr>
          <w:color w:val="000000" w:themeColor="text1"/>
        </w:rPr>
      </w:pPr>
      <w:r>
        <w:rPr>
          <w:b/>
          <w:bCs/>
          <w:color w:val="000000" w:themeColor="text1"/>
        </w:rPr>
        <w:t>Оптимальная площадь:</w:t>
      </w:r>
      <w:r>
        <w:rPr>
          <w:color w:val="000000" w:themeColor="text1"/>
        </w:rPr>
        <w:t xml:space="preserve"> 35–45 м².</w:t>
      </w:r>
    </w:p>
    <w:p w14:paraId="4C4ABB19" w14:textId="77777777" w:rsidR="00F131C5" w:rsidRPr="002823E5" w:rsidRDefault="00C546B4">
      <w:pPr>
        <w:numPr>
          <w:ilvl w:val="0"/>
          <w:numId w:val="2"/>
        </w:numPr>
        <w:rPr>
          <w:color w:val="000000" w:themeColor="text1"/>
        </w:rPr>
      </w:pPr>
      <w:r>
        <w:rPr>
          <w:b/>
          <w:bCs/>
          <w:color w:val="000000" w:themeColor="text1"/>
        </w:rPr>
        <w:t>Двери:</w:t>
      </w:r>
      <w:r>
        <w:rPr>
          <w:color w:val="000000" w:themeColor="text1"/>
        </w:rPr>
        <w:t xml:space="preserve"> Стандартные лабораторные, </w:t>
      </w:r>
      <w:del w:id="117" w:author="Кузнецова" w:date="2026-10-08T09:00:00Z">
        <w:r>
          <w:rPr>
            <w:color w:val="000000" w:themeColor="text1"/>
          </w:rPr>
          <w:delText>ширина не менее 1000 мм</w:delText>
        </w:r>
      </w:del>
      <w:ins w:id="118" w:author="Кузнецова" w:date="2026-10-08T09:00:00Z">
        <w:r>
          <w:rPr>
            <w:color w:val="000000" w:themeColor="text1"/>
          </w:rPr>
          <w:t>ширина не менее 1200 мм в свету</w:t>
        </w:r>
      </w:ins>
      <w:r>
        <w:rPr>
          <w:color w:val="000000" w:themeColor="text1"/>
        </w:rPr>
        <w:t xml:space="preserve"> (двухстворчатые или полуторные) для заноса крупногабаритных приборов.</w:t>
      </w:r>
    </w:p>
    <w:p w14:paraId="69F8940F" w14:textId="77777777" w:rsidR="00F131C5" w:rsidRPr="002823E5" w:rsidRDefault="00C546B4">
      <w:pPr>
        <w:numPr>
          <w:ilvl w:val="0"/>
          <w:numId w:val="2"/>
        </w:numPr>
        <w:rPr>
          <w:color w:val="000000" w:themeColor="text1"/>
        </w:rPr>
      </w:pPr>
      <w:r>
        <w:rPr>
          <w:b/>
          <w:bCs/>
          <w:color w:val="000000" w:themeColor="text1"/>
        </w:rPr>
        <w:t>Окна:</w:t>
      </w:r>
      <w:r>
        <w:rPr>
          <w:color w:val="000000" w:themeColor="text1"/>
        </w:rPr>
        <w:t xml:space="preserve"> Обязательно наличие плотных рулонных штор или жалюзи (прямые солнечные лучи нарушают температурную стабильность колонок).</w:t>
      </w:r>
    </w:p>
    <w:p w14:paraId="0054E576" w14:textId="77777777" w:rsidR="00F131C5" w:rsidRPr="002823E5" w:rsidRDefault="00C546B4">
      <w:pPr>
        <w:numPr>
          <w:ilvl w:val="0"/>
          <w:numId w:val="2"/>
        </w:numPr>
        <w:rPr>
          <w:color w:val="000000" w:themeColor="text1"/>
        </w:rPr>
      </w:pPr>
      <w:r>
        <w:rPr>
          <w:b/>
          <w:bCs/>
          <w:color w:val="000000" w:themeColor="text1"/>
        </w:rPr>
        <w:t>Освещение:</w:t>
      </w:r>
      <w:r>
        <w:rPr>
          <w:color w:val="000000" w:themeColor="text1"/>
        </w:rPr>
        <w:t xml:space="preserve"> Светодиодное, бестеневое, без мерцания (flicker-free), ~500 люкс.</w:t>
      </w:r>
    </w:p>
    <w:p w14:paraId="53F38375" w14:textId="77777777" w:rsidR="00F131C5" w:rsidRPr="002823E5" w:rsidRDefault="00C546B4">
      <w:pPr>
        <w:numPr>
          <w:ilvl w:val="0"/>
          <w:numId w:val="2"/>
        </w:numPr>
        <w:rPr>
          <w:color w:val="000000" w:themeColor="text1"/>
        </w:rPr>
      </w:pPr>
      <w:r>
        <w:rPr>
          <w:b/>
          <w:bCs/>
          <w:color w:val="000000" w:themeColor="text1"/>
        </w:rPr>
        <w:t>Расположение оборудования:</w:t>
      </w:r>
      <w:r>
        <w:rPr>
          <w:color w:val="000000" w:themeColor="text1"/>
        </w:rPr>
        <w:t xml:space="preserve"> ГХ-МС и ЖХ-МС размещаются на островных или полуостровных столах для обеспечения 360-градусного доступа инженера к вакуумным насосам и интерфейсам. Форвакуумные насосы устанавливаются на полу под столами на шумопоглощающих ковриках.</w:t>
      </w:r>
      <w:ins w:id="119" w:author="Кузнецова" w:date="2026-10-08T09:00:00Z">
        <w:r>
          <w:rPr>
            <w:color w:val="000000" w:themeColor="text1"/>
          </w:rPr>
          <w:t xml:space="preserve"> ЖХ-МС требует генератора азота и сухого воздуха (до ~25 л/мин): предусмотреть место, питание, отвод тепла и шума. Источник ЖХ-МС и сброс ГХ-МС подключаются к отдельной вытяжке. Лаборатория изолируется от паров растворителей: дихлорметан и ацетон дают фоновое загрязнение при анализе ЛОС.</w:t>
        </w:r>
      </w:ins>
    </w:p>
    <w:p w14:paraId="4007040F" w14:textId="77777777" w:rsidR="00F131C5" w:rsidRPr="002823E5" w:rsidRDefault="00F131C5">
      <w:pPr>
        <w:widowControl w:val="0"/>
        <w:pBdr>
          <w:top w:val="nil"/>
          <w:left w:val="nil"/>
          <w:bottom w:val="nil"/>
          <w:right w:val="nil"/>
          <w:between w:val="nil"/>
        </w:pBdr>
        <w:rPr>
          <w:color w:val="000000" w:themeColor="text1"/>
        </w:rPr>
      </w:pPr>
    </w:p>
    <w:p w14:paraId="68339288" w14:textId="77777777" w:rsidR="00F131C5" w:rsidRPr="002823E5" w:rsidRDefault="00C546B4">
      <w:pPr>
        <w:rPr>
          <w:color w:val="000000" w:themeColor="text1"/>
        </w:rPr>
      </w:pPr>
      <w:r>
        <w:rPr>
          <w:b/>
          <w:bCs/>
          <w:color w:val="000000" w:themeColor="text1"/>
        </w:rPr>
        <w:t>3. Лаборатория физико-химических и оптических методов анализа</w:t>
      </w:r>
    </w:p>
    <w:p w14:paraId="1D895881" w14:textId="77777777" w:rsidR="00F131C5" w:rsidRPr="002823E5" w:rsidRDefault="00F131C5">
      <w:pPr>
        <w:widowControl w:val="0"/>
        <w:pBdr>
          <w:top w:val="nil"/>
          <w:left w:val="nil"/>
          <w:bottom w:val="nil"/>
          <w:right w:val="nil"/>
          <w:between w:val="nil"/>
        </w:pBdr>
        <w:rPr>
          <w:color w:val="000000" w:themeColor="text1"/>
        </w:rPr>
      </w:pPr>
    </w:p>
    <w:p w14:paraId="39151253" w14:textId="77777777" w:rsidR="00F131C5" w:rsidRPr="002823E5" w:rsidRDefault="00C546B4">
      <w:pPr>
        <w:numPr>
          <w:ilvl w:val="0"/>
          <w:numId w:val="2"/>
        </w:numPr>
        <w:rPr>
          <w:color w:val="000000" w:themeColor="text1"/>
        </w:rPr>
      </w:pPr>
      <w:r>
        <w:rPr>
          <w:b/>
          <w:bCs/>
          <w:color w:val="000000" w:themeColor="text1"/>
        </w:rPr>
        <w:t>Оптимальная площадь:</w:t>
      </w:r>
      <w:r>
        <w:rPr>
          <w:color w:val="000000" w:themeColor="text1"/>
        </w:rPr>
        <w:t xml:space="preserve"> 20–25 м².</w:t>
      </w:r>
    </w:p>
    <w:p w14:paraId="786CBC3C" w14:textId="77777777" w:rsidR="00F131C5" w:rsidRPr="002823E5" w:rsidRDefault="00C546B4">
      <w:pPr>
        <w:numPr>
          <w:ilvl w:val="0"/>
          <w:numId w:val="2"/>
        </w:numPr>
        <w:rPr>
          <w:color w:val="000000" w:themeColor="text1"/>
        </w:rPr>
      </w:pPr>
      <w:r>
        <w:rPr>
          <w:b/>
          <w:bCs/>
          <w:color w:val="000000" w:themeColor="text1"/>
        </w:rPr>
        <w:lastRenderedPageBreak/>
        <w:t>Двери:</w:t>
      </w:r>
      <w:r>
        <w:rPr>
          <w:color w:val="000000" w:themeColor="text1"/>
        </w:rPr>
        <w:t xml:space="preserve"> Стандартные лабораторные, ширина от 900 мм.</w:t>
      </w:r>
    </w:p>
    <w:p w14:paraId="7E7E51F0" w14:textId="77777777" w:rsidR="00F131C5" w:rsidRPr="002823E5" w:rsidRDefault="00C546B4">
      <w:pPr>
        <w:numPr>
          <w:ilvl w:val="0"/>
          <w:numId w:val="2"/>
        </w:numPr>
        <w:rPr>
          <w:color w:val="000000" w:themeColor="text1"/>
        </w:rPr>
      </w:pPr>
      <w:r>
        <w:rPr>
          <w:b/>
          <w:bCs/>
          <w:color w:val="000000" w:themeColor="text1"/>
        </w:rPr>
        <w:t>Окна:</w:t>
      </w:r>
      <w:r>
        <w:rPr>
          <w:color w:val="000000" w:themeColor="text1"/>
        </w:rPr>
        <w:t xml:space="preserve"> Оснащены шторами полного затемнения (Blackout), </w:t>
      </w:r>
      <w:del w:id="120" w:author="Кузнецова" w:date="2026-10-08T09:00:00Z">
        <w:r>
          <w:rPr>
            <w:color w:val="000000" w:themeColor="text1"/>
          </w:rPr>
          <w:delText>что критически важно для работы УФ-Вид и ИК-Фурье спектрометров</w:delText>
        </w:r>
      </w:del>
      <w:ins w:id="121" w:author="Кузнецова" w:date="2026-10-08T09:00:00Z">
        <w:r>
          <w:rPr>
            <w:color w:val="000000" w:themeColor="text1"/>
          </w:rPr>
          <w:t>чтобы исключить нагрев приборов солнцем (кюветные отделения спектрометров закрыты, засветка для них не критична)</w:t>
        </w:r>
      </w:ins>
      <w:r>
        <w:rPr>
          <w:color w:val="000000" w:themeColor="text1"/>
        </w:rPr>
        <w:t>.</w:t>
      </w:r>
    </w:p>
    <w:p w14:paraId="4F1A660A" w14:textId="77777777" w:rsidR="00F131C5" w:rsidRPr="002823E5" w:rsidRDefault="00C546B4">
      <w:pPr>
        <w:numPr>
          <w:ilvl w:val="0"/>
          <w:numId w:val="2"/>
        </w:numPr>
        <w:rPr>
          <w:color w:val="000000" w:themeColor="text1"/>
        </w:rPr>
      </w:pPr>
      <w:r>
        <w:rPr>
          <w:b/>
          <w:bCs/>
          <w:color w:val="000000" w:themeColor="text1"/>
        </w:rPr>
        <w:t>Освещение:</w:t>
      </w:r>
      <w:r>
        <w:rPr>
          <w:color w:val="000000" w:themeColor="text1"/>
        </w:rPr>
        <w:t xml:space="preserve"> Диммируемое светодиодное освещение, ~400–500 люкс.</w:t>
      </w:r>
    </w:p>
    <w:p w14:paraId="42C95F3B" w14:textId="77777777" w:rsidR="00F131C5" w:rsidRPr="002823E5" w:rsidRDefault="00C546B4">
      <w:pPr>
        <w:numPr>
          <w:ilvl w:val="0"/>
          <w:numId w:val="2"/>
        </w:numPr>
        <w:rPr>
          <w:color w:val="000000" w:themeColor="text1"/>
        </w:rPr>
      </w:pPr>
      <w:r>
        <w:rPr>
          <w:b/>
          <w:bCs/>
          <w:color w:val="000000" w:themeColor="text1"/>
        </w:rPr>
        <w:t>Расположение оборудования:</w:t>
      </w:r>
      <w:r>
        <w:rPr>
          <w:color w:val="000000" w:themeColor="text1"/>
        </w:rPr>
        <w:t xml:space="preserve"> Оборудование располагается на пристенных столах. Ионный хроматограф устанавливается максимально далеко от дверей и возможных сквозняков. Спектрометры размещаются в зоне, защищенной от любых засветок из окон.</w:t>
      </w:r>
    </w:p>
    <w:p w14:paraId="42572CDB" w14:textId="77777777" w:rsidR="00F131C5" w:rsidRPr="002823E5" w:rsidRDefault="00F131C5">
      <w:pPr>
        <w:widowControl w:val="0"/>
        <w:pBdr>
          <w:top w:val="nil"/>
          <w:left w:val="nil"/>
          <w:bottom w:val="nil"/>
          <w:right w:val="nil"/>
          <w:between w:val="nil"/>
        </w:pBdr>
        <w:rPr>
          <w:color w:val="000000" w:themeColor="text1"/>
        </w:rPr>
      </w:pPr>
    </w:p>
    <w:p w14:paraId="25609FE8" w14:textId="77777777" w:rsidR="00F131C5" w:rsidRPr="002823E5" w:rsidRDefault="00C546B4">
      <w:pPr>
        <w:rPr>
          <w:color w:val="000000" w:themeColor="text1"/>
        </w:rPr>
      </w:pPr>
      <w:r>
        <w:rPr>
          <w:b/>
          <w:bCs/>
          <w:color w:val="000000" w:themeColor="text1"/>
        </w:rPr>
        <w:t>4. Лаборатория рентгенофлуоресцентного и элементного горения</w:t>
      </w:r>
    </w:p>
    <w:p w14:paraId="06E352AA" w14:textId="77777777" w:rsidR="00F131C5" w:rsidRPr="002823E5" w:rsidRDefault="00F131C5">
      <w:pPr>
        <w:widowControl w:val="0"/>
        <w:pBdr>
          <w:top w:val="nil"/>
          <w:left w:val="nil"/>
          <w:bottom w:val="nil"/>
          <w:right w:val="nil"/>
          <w:between w:val="nil"/>
        </w:pBdr>
        <w:rPr>
          <w:color w:val="000000" w:themeColor="text1"/>
        </w:rPr>
      </w:pPr>
    </w:p>
    <w:p w14:paraId="59E6ECE4" w14:textId="77777777" w:rsidR="00F131C5" w:rsidRPr="002823E5" w:rsidRDefault="00C546B4">
      <w:pPr>
        <w:numPr>
          <w:ilvl w:val="0"/>
          <w:numId w:val="2"/>
        </w:numPr>
        <w:rPr>
          <w:color w:val="000000" w:themeColor="text1"/>
        </w:rPr>
      </w:pPr>
      <w:r>
        <w:rPr>
          <w:b/>
          <w:bCs/>
          <w:color w:val="000000" w:themeColor="text1"/>
        </w:rPr>
        <w:t>Оптимальная площадь:</w:t>
      </w:r>
      <w:r>
        <w:rPr>
          <w:color w:val="000000" w:themeColor="text1"/>
        </w:rPr>
        <w:t xml:space="preserve"> 20 м².</w:t>
      </w:r>
    </w:p>
    <w:p w14:paraId="0B1ADC52" w14:textId="77777777" w:rsidR="00F131C5" w:rsidRPr="002823E5" w:rsidRDefault="00C546B4">
      <w:pPr>
        <w:numPr>
          <w:ilvl w:val="0"/>
          <w:numId w:val="2"/>
        </w:numPr>
        <w:rPr>
          <w:color w:val="000000" w:themeColor="text1"/>
        </w:rPr>
      </w:pPr>
      <w:r>
        <w:rPr>
          <w:b/>
          <w:bCs/>
          <w:color w:val="000000" w:themeColor="text1"/>
        </w:rPr>
        <w:t>Двери:</w:t>
      </w:r>
      <w:r>
        <w:rPr>
          <w:color w:val="000000" w:themeColor="text1"/>
        </w:rPr>
        <w:t xml:space="preserve"> Усиленные лабораторные двери с системой контроля доступа (СКУД), так как WDXRF является источником ионизирующего излучения (закрытого типа).</w:t>
      </w:r>
      <w:ins w:id="122" w:author="Кузнецова" w:date="2026-10-08T09:00:00Z">
        <w:r>
          <w:rPr>
            <w:color w:val="000000" w:themeColor="text1"/>
          </w:rPr>
          <w:t xml:space="preserve"> Ширина двери — по габаритам транспортной упаковки, не менее 1200 мм в свету.</w:t>
        </w:r>
      </w:ins>
    </w:p>
    <w:p w14:paraId="2082E213" w14:textId="77777777" w:rsidR="00F131C5" w:rsidRPr="002823E5" w:rsidRDefault="00C546B4">
      <w:pPr>
        <w:numPr>
          <w:ilvl w:val="0"/>
          <w:numId w:val="2"/>
        </w:numPr>
        <w:rPr>
          <w:color w:val="000000" w:themeColor="text1"/>
        </w:rPr>
      </w:pPr>
      <w:r>
        <w:rPr>
          <w:b/>
          <w:bCs/>
          <w:color w:val="000000" w:themeColor="text1"/>
        </w:rPr>
        <w:t>Окна:</w:t>
      </w:r>
      <w:r>
        <w:rPr>
          <w:color w:val="000000" w:themeColor="text1"/>
        </w:rPr>
        <w:t xml:space="preserve"> Стандартные с жалюзи или глухие.</w:t>
      </w:r>
    </w:p>
    <w:p w14:paraId="5827B3CA" w14:textId="77777777" w:rsidR="00F131C5" w:rsidRPr="002823E5" w:rsidRDefault="00C546B4">
      <w:pPr>
        <w:numPr>
          <w:ilvl w:val="0"/>
          <w:numId w:val="2"/>
        </w:numPr>
        <w:rPr>
          <w:color w:val="000000" w:themeColor="text1"/>
        </w:rPr>
      </w:pPr>
      <w:r>
        <w:rPr>
          <w:b/>
          <w:bCs/>
          <w:color w:val="000000" w:themeColor="text1"/>
        </w:rPr>
        <w:t>Освещение:</w:t>
      </w:r>
      <w:r>
        <w:rPr>
          <w:color w:val="000000" w:themeColor="text1"/>
        </w:rPr>
        <w:t xml:space="preserve"> Стандартное светодиодное, ~400 люкс.</w:t>
      </w:r>
    </w:p>
    <w:p w14:paraId="062931C4" w14:textId="77777777" w:rsidR="00F131C5" w:rsidRPr="002823E5" w:rsidRDefault="00C546B4">
      <w:pPr>
        <w:numPr>
          <w:ilvl w:val="0"/>
          <w:numId w:val="2"/>
        </w:numPr>
        <w:rPr>
          <w:color w:val="000000" w:themeColor="text1"/>
        </w:rPr>
      </w:pPr>
      <w:r>
        <w:rPr>
          <w:b/>
          <w:bCs/>
          <w:color w:val="000000" w:themeColor="text1"/>
        </w:rPr>
        <w:t>Расположение оборудования:</w:t>
      </w:r>
      <w:r>
        <w:rPr>
          <w:color w:val="000000" w:themeColor="text1"/>
        </w:rPr>
        <w:t xml:space="preserve"> Спектрометр Rigaku WDXRF обладает большим весом </w:t>
      </w:r>
      <w:del w:id="123" w:author="Кузнецова" w:date="2026-10-08T09:00:00Z">
        <w:r>
          <w:rPr>
            <w:color w:val="000000" w:themeColor="text1"/>
          </w:rPr>
          <w:delText>(до 400 кг)</w:delText>
        </w:r>
      </w:del>
      <w:ins w:id="124" w:author="Кузнецова" w:date="2026-10-08T09:00:00Z">
        <w:r>
          <w:rPr>
            <w:color w:val="000000" w:themeColor="text1"/>
          </w:rPr>
          <w:t>(620 кг основной блок, габариты 1310 × 1470 × 890 мм)</w:t>
        </w:r>
      </w:ins>
      <w:r>
        <w:rPr>
          <w:color w:val="000000" w:themeColor="text1"/>
        </w:rPr>
        <w:t>, требует усиленного перекрытия пола.</w:t>
      </w:r>
      <w:ins w:id="125" w:author="Кузнецова" w:date="2026-10-08T09:00:00Z">
        <w:r>
          <w:rPr>
            <w:color w:val="000000" w:themeColor="text1"/>
          </w:rPr>
          <w:t xml:space="preserve"> Питание — однофазное 200 В, 8 кВт (нужен понижающий трансформатор), отвод тепла и водяное охлаждение.</w:t>
        </w:r>
      </w:ins>
      <w:r>
        <w:rPr>
          <w:color w:val="000000" w:themeColor="text1"/>
        </w:rPr>
        <w:t xml:space="preserve"> Устанавливается с зазором не менее 60 см от стен для подвода охлаждения и газа P-10. Анализатор Elementar UNICUBE размещается на стандартном лабораторном столе рядом с газовыми коммуникациями (кислород, гелий).</w:t>
      </w:r>
      <w:ins w:id="126" w:author="Кузнецова" w:date="2026-10-08T09:00:00Z">
        <w:r>
          <w:rPr>
            <w:color w:val="000000" w:themeColor="text1"/>
          </w:rPr>
          <w:t xml:space="preserve"> Подготовка проб для XRF и CHNS ведется в Лаборатории 5б.</w:t>
        </w:r>
      </w:ins>
    </w:p>
    <w:p w14:paraId="7566D676" w14:textId="77777777" w:rsidR="00F131C5" w:rsidRPr="002823E5" w:rsidRDefault="00C546B4">
      <w:pPr>
        <w:pStyle w:val="Heading4"/>
        <w:rPr>
          <w:color w:val="000000" w:themeColor="text1"/>
        </w:rPr>
      </w:pPr>
      <w:bookmarkStart w:id="127" w:name="_gfqux16y0xlh" w:colFirst="0" w:colLast="0"/>
      <w:bookmarkEnd w:id="127"/>
      <w:r>
        <w:rPr>
          <w:color w:val="000000" w:themeColor="text1"/>
        </w:rPr>
        <w:t>БЛОК B: ПОДГОТОВКА И ОБРАБОТКА</w:t>
      </w:r>
    </w:p>
    <w:p w14:paraId="053E57CB" w14:textId="77777777" w:rsidR="00F131C5" w:rsidRPr="002823E5" w:rsidRDefault="00C546B4">
      <w:pPr>
        <w:rPr>
          <w:color w:val="000000" w:themeColor="text1"/>
        </w:rPr>
      </w:pPr>
      <w:r>
        <w:rPr>
          <w:b/>
          <w:bCs/>
          <w:color w:val="000000" w:themeColor="text1"/>
        </w:rPr>
        <w:t>5. Неорганическая пробоподготовка (Кислотная комната)</w:t>
      </w:r>
    </w:p>
    <w:p w14:paraId="43BAC204" w14:textId="77777777" w:rsidR="00F131C5" w:rsidRPr="002823E5" w:rsidRDefault="00F131C5">
      <w:pPr>
        <w:widowControl w:val="0"/>
        <w:pBdr>
          <w:top w:val="nil"/>
          <w:left w:val="nil"/>
          <w:bottom w:val="nil"/>
          <w:right w:val="nil"/>
          <w:between w:val="nil"/>
        </w:pBdr>
        <w:rPr>
          <w:color w:val="000000" w:themeColor="text1"/>
        </w:rPr>
      </w:pPr>
    </w:p>
    <w:p w14:paraId="6EB1E0ED" w14:textId="77777777" w:rsidR="00F131C5" w:rsidRPr="002823E5" w:rsidRDefault="00C546B4">
      <w:pPr>
        <w:numPr>
          <w:ilvl w:val="0"/>
          <w:numId w:val="2"/>
        </w:numPr>
        <w:rPr>
          <w:color w:val="000000" w:themeColor="text1"/>
        </w:rPr>
      </w:pPr>
      <w:r>
        <w:rPr>
          <w:b/>
          <w:bCs/>
          <w:color w:val="000000" w:themeColor="text1"/>
        </w:rPr>
        <w:t>Оптимальная площадь:</w:t>
      </w:r>
      <w:r>
        <w:rPr>
          <w:color w:val="000000" w:themeColor="text1"/>
        </w:rPr>
        <w:t xml:space="preserve"> 20–25 м².</w:t>
      </w:r>
    </w:p>
    <w:p w14:paraId="390EDD42" w14:textId="77777777" w:rsidR="00F131C5" w:rsidRPr="002823E5" w:rsidRDefault="00C546B4">
      <w:pPr>
        <w:numPr>
          <w:ilvl w:val="0"/>
          <w:numId w:val="2"/>
        </w:numPr>
        <w:rPr>
          <w:color w:val="000000" w:themeColor="text1"/>
        </w:rPr>
      </w:pPr>
      <w:r>
        <w:rPr>
          <w:b/>
          <w:bCs/>
          <w:color w:val="000000" w:themeColor="text1"/>
        </w:rPr>
        <w:t>Двери:</w:t>
      </w:r>
      <w:r>
        <w:rPr>
          <w:color w:val="000000" w:themeColor="text1"/>
        </w:rPr>
        <w:t xml:space="preserve"> Кислотостойкие, открывающиеся наружу (по технике безопасности), оснащены доводчиком и смотровым окном.</w:t>
      </w:r>
    </w:p>
    <w:p w14:paraId="0A4AFBE1" w14:textId="77777777" w:rsidR="00F131C5" w:rsidRPr="002823E5" w:rsidRDefault="00C546B4">
      <w:pPr>
        <w:numPr>
          <w:ilvl w:val="0"/>
          <w:numId w:val="2"/>
        </w:numPr>
        <w:rPr>
          <w:color w:val="000000" w:themeColor="text1"/>
        </w:rPr>
      </w:pPr>
      <w:r>
        <w:rPr>
          <w:b/>
          <w:bCs/>
          <w:color w:val="000000" w:themeColor="text1"/>
        </w:rPr>
        <w:t>Окна:</w:t>
      </w:r>
      <w:r>
        <w:rPr>
          <w:color w:val="000000" w:themeColor="text1"/>
        </w:rPr>
        <w:t xml:space="preserve"> Герметичные, ударопрочное стекло (триплекс).</w:t>
      </w:r>
    </w:p>
    <w:p w14:paraId="79ADA47A" w14:textId="77777777" w:rsidR="00F131C5" w:rsidRPr="002823E5" w:rsidRDefault="00C546B4">
      <w:pPr>
        <w:numPr>
          <w:ilvl w:val="0"/>
          <w:numId w:val="2"/>
        </w:numPr>
        <w:rPr>
          <w:color w:val="000000" w:themeColor="text1"/>
        </w:rPr>
      </w:pPr>
      <w:r>
        <w:rPr>
          <w:b/>
          <w:bCs/>
          <w:color w:val="000000" w:themeColor="text1"/>
        </w:rPr>
        <w:t>Освещение:</w:t>
      </w:r>
      <w:r>
        <w:rPr>
          <w:color w:val="000000" w:themeColor="text1"/>
        </w:rPr>
        <w:t xml:space="preserve"> Герметичные кислотостойкие светильники (IP65 и выше).</w:t>
      </w:r>
    </w:p>
    <w:p w14:paraId="158BCFF0" w14:textId="77777777" w:rsidR="00F131C5" w:rsidRPr="002823E5" w:rsidRDefault="00C546B4">
      <w:pPr>
        <w:numPr>
          <w:ilvl w:val="0"/>
          <w:numId w:val="2"/>
        </w:numPr>
        <w:rPr>
          <w:color w:val="000000" w:themeColor="text1"/>
        </w:rPr>
      </w:pPr>
      <w:r>
        <w:rPr>
          <w:b/>
          <w:bCs/>
          <w:color w:val="000000" w:themeColor="text1"/>
        </w:rPr>
        <w:t>Расположение оборудования:</w:t>
      </w:r>
      <w:r>
        <w:rPr>
          <w:color w:val="000000" w:themeColor="text1"/>
        </w:rPr>
        <w:t xml:space="preserve"> Полипропиленовые вытяжные шкафы располагаются вдоль стен с минимальной длиной воздуховодов до вентиляционной шахты. Микроволновая печь TANK 40 устанавливается внутри шкафа. Возле выхода обязательно размещается аварийный душ и фонтанчик для промывки глаз.</w:t>
      </w:r>
      <w:ins w:id="128" w:author="Кузнецова" w:date="2026-10-08T09:00:00Z">
        <w:r>
          <w:rPr>
            <w:color w:val="000000" w:themeColor="text1"/>
          </w:rPr>
          <w:t xml:space="preserve"> Расстояние до душа и фонтанчика — не более 10 секунд хода (ANSI/ISEA Z358.1); в аптечке — гель глюконата кальция для работы с HF. Здесь разлагаются пробы с высоким содержанием элементов; ультраследовая пробоподготовка — в комнате 1а.</w:t>
        </w:r>
      </w:ins>
    </w:p>
    <w:p w14:paraId="2FB4E828" w14:textId="77777777" w:rsidR="009F6FDE" w:rsidRDefault="009F6FDE">
      <w:pPr>
        <w:widowControl w:val="0"/>
        <w:pBdr>
          <w:top w:val="nil"/>
          <w:left w:val="nil"/>
          <w:bottom w:val="nil"/>
          <w:right w:val="nil"/>
          <w:between w:val="nil"/>
        </w:pBdr>
        <w:rPr>
          <w:ins w:id="129" w:author="Кузнецова" w:date="2026-10-08T09:00:00Z"/>
          <w:color w:val="000000" w:themeColor="text1"/>
        </w:rPr>
      </w:pPr>
    </w:p>
    <w:p w14:paraId="4A3B0253" w14:textId="77777777" w:rsidR="009F6FDE" w:rsidRDefault="00000000">
      <w:pPr>
        <w:rPr>
          <w:ins w:id="130" w:author="Кузнецова" w:date="2026-10-08T09:00:00Z"/>
          <w:color w:val="000000" w:themeColor="text1"/>
        </w:rPr>
      </w:pPr>
      <w:ins w:id="131" w:author="Кузнецова" w:date="2026-10-08T09:00:00Z">
        <w:r>
          <w:rPr>
            <w:b/>
            <w:bCs/>
            <w:color w:val="000000" w:themeColor="text1"/>
          </w:rPr>
          <w:t>5а. Органическая пробоподготовка</w:t>
        </w:r>
      </w:ins>
    </w:p>
    <w:p w14:paraId="54D5020B" w14:textId="77777777" w:rsidR="009F6FDE" w:rsidRDefault="009F6FDE">
      <w:pPr>
        <w:widowControl w:val="0"/>
        <w:pBdr>
          <w:top w:val="nil"/>
          <w:left w:val="nil"/>
          <w:bottom w:val="nil"/>
          <w:right w:val="nil"/>
          <w:between w:val="nil"/>
        </w:pBdr>
        <w:rPr>
          <w:ins w:id="132" w:author="Кузнецова" w:date="2026-10-08T09:00:00Z"/>
          <w:color w:val="000000" w:themeColor="text1"/>
        </w:rPr>
      </w:pPr>
    </w:p>
    <w:p w14:paraId="0ABC3C50" w14:textId="77777777" w:rsidR="009F6FDE" w:rsidRDefault="00000000">
      <w:pPr>
        <w:numPr>
          <w:ilvl w:val="0"/>
          <w:numId w:val="2"/>
        </w:numPr>
        <w:rPr>
          <w:ins w:id="133" w:author="Кузнецова" w:date="2026-10-08T09:00:00Z"/>
          <w:color w:val="000000" w:themeColor="text1"/>
        </w:rPr>
      </w:pPr>
      <w:ins w:id="134" w:author="Кузнецова" w:date="2026-10-08T09:00:00Z">
        <w:r>
          <w:rPr>
            <w:b/>
            <w:bCs/>
            <w:color w:val="000000" w:themeColor="text1"/>
          </w:rPr>
          <w:t>Оптимальная площадь:</w:t>
        </w:r>
        <w:r>
          <w:rPr>
            <w:color w:val="000000" w:themeColor="text1"/>
          </w:rPr>
          <w:t xml:space="preserve"> 20–25 м².</w:t>
        </w:r>
      </w:ins>
    </w:p>
    <w:p w14:paraId="72627425" w14:textId="77777777" w:rsidR="009F6FDE" w:rsidRDefault="00000000">
      <w:pPr>
        <w:numPr>
          <w:ilvl w:val="0"/>
          <w:numId w:val="2"/>
        </w:numPr>
        <w:rPr>
          <w:ins w:id="135" w:author="Кузнецова" w:date="2026-10-08T09:00:00Z"/>
          <w:color w:val="000000" w:themeColor="text1"/>
        </w:rPr>
      </w:pPr>
      <w:ins w:id="136" w:author="Кузнецова" w:date="2026-10-08T09:00:00Z">
        <w:r>
          <w:rPr>
            <w:b/>
            <w:bCs/>
            <w:color w:val="000000" w:themeColor="text1"/>
          </w:rPr>
          <w:t>Двери:</w:t>
        </w:r>
        <w:r>
          <w:rPr>
            <w:color w:val="000000" w:themeColor="text1"/>
          </w:rPr>
          <w:t xml:space="preserve"> стандартные лабораторные, открываются наружу, с доводчиком.</w:t>
        </w:r>
      </w:ins>
    </w:p>
    <w:p w14:paraId="460E9A4A" w14:textId="77777777" w:rsidR="009F6FDE" w:rsidRDefault="00000000">
      <w:pPr>
        <w:numPr>
          <w:ilvl w:val="0"/>
          <w:numId w:val="2"/>
        </w:numPr>
        <w:rPr>
          <w:ins w:id="137" w:author="Кузнецова" w:date="2026-10-08T09:00:00Z"/>
          <w:color w:val="000000" w:themeColor="text1"/>
        </w:rPr>
      </w:pPr>
      <w:ins w:id="138" w:author="Кузнецова" w:date="2026-10-08T09:00:00Z">
        <w:r>
          <w:rPr>
            <w:b/>
            <w:bCs/>
            <w:color w:val="000000" w:themeColor="text1"/>
          </w:rPr>
          <w:lastRenderedPageBreak/>
          <w:t>Инженерия:</w:t>
        </w:r>
        <w:r>
          <w:rPr>
            <w:color w:val="000000" w:themeColor="text1"/>
          </w:rPr>
          <w:t xml:space="preserve"> вытяжные шкафы для работы с растворителями (испытания по EN 14175), отдельная от кислотной система вытяжки, электрооборудование во взрывозащищенном исполнении.</w:t>
        </w:r>
      </w:ins>
    </w:p>
    <w:p w14:paraId="3941E379" w14:textId="77777777" w:rsidR="009F6FDE" w:rsidRDefault="00000000">
      <w:pPr>
        <w:numPr>
          <w:ilvl w:val="0"/>
          <w:numId w:val="2"/>
        </w:numPr>
        <w:rPr>
          <w:ins w:id="139" w:author="Кузнецова" w:date="2026-10-08T09:00:00Z"/>
          <w:color w:val="000000" w:themeColor="text1"/>
        </w:rPr>
      </w:pPr>
      <w:ins w:id="140" w:author="Кузнецова" w:date="2026-10-08T09:00:00Z">
        <w:r>
          <w:rPr>
            <w:b/>
            <w:bCs/>
            <w:color w:val="000000" w:themeColor="text1"/>
          </w:rPr>
          <w:t>Расположение оборудования:</w:t>
        </w:r>
        <w:r>
          <w:rPr>
            <w:color w:val="000000" w:themeColor="text1"/>
          </w:rPr>
          <w:t xml:space="preserve"> не рядом с Лабораторией 2 и на отдельной системе вентиляции, чтобы пары растворителей не попадали в помещение анализа ЛОС. Аварийный душ и фонтанчик для промывки глаз.</w:t>
        </w:r>
      </w:ins>
    </w:p>
    <w:p w14:paraId="2FC06396" w14:textId="77777777" w:rsidR="009F6FDE" w:rsidRDefault="009F6FDE">
      <w:pPr>
        <w:widowControl w:val="0"/>
        <w:pBdr>
          <w:top w:val="nil"/>
          <w:left w:val="nil"/>
          <w:bottom w:val="nil"/>
          <w:right w:val="nil"/>
          <w:between w:val="nil"/>
        </w:pBdr>
        <w:rPr>
          <w:ins w:id="141" w:author="Кузнецова" w:date="2026-10-08T09:00:00Z"/>
          <w:color w:val="000000" w:themeColor="text1"/>
        </w:rPr>
      </w:pPr>
    </w:p>
    <w:p w14:paraId="02B9480A" w14:textId="77777777" w:rsidR="009F6FDE" w:rsidRDefault="00000000">
      <w:pPr>
        <w:rPr>
          <w:ins w:id="142" w:author="Кузнецова" w:date="2026-10-08T09:00:00Z"/>
          <w:color w:val="000000" w:themeColor="text1"/>
        </w:rPr>
      </w:pPr>
      <w:ins w:id="143" w:author="Кузнецова" w:date="2026-10-08T09:00:00Z">
        <w:r>
          <w:rPr>
            <w:b/>
            <w:bCs/>
            <w:color w:val="000000" w:themeColor="text1"/>
          </w:rPr>
          <w:t>5б. Подготовка твердых проб</w:t>
        </w:r>
      </w:ins>
    </w:p>
    <w:p w14:paraId="190D533E" w14:textId="77777777" w:rsidR="009F6FDE" w:rsidRDefault="009F6FDE">
      <w:pPr>
        <w:widowControl w:val="0"/>
        <w:pBdr>
          <w:top w:val="nil"/>
          <w:left w:val="nil"/>
          <w:bottom w:val="nil"/>
          <w:right w:val="nil"/>
          <w:between w:val="nil"/>
        </w:pBdr>
        <w:rPr>
          <w:ins w:id="144" w:author="Кузнецова" w:date="2026-10-08T09:00:00Z"/>
          <w:color w:val="000000" w:themeColor="text1"/>
        </w:rPr>
      </w:pPr>
    </w:p>
    <w:p w14:paraId="2F3F406D" w14:textId="77777777" w:rsidR="009F6FDE" w:rsidRDefault="00000000">
      <w:pPr>
        <w:numPr>
          <w:ilvl w:val="0"/>
          <w:numId w:val="2"/>
        </w:numPr>
        <w:rPr>
          <w:ins w:id="145" w:author="Кузнецова" w:date="2026-10-08T09:00:00Z"/>
          <w:color w:val="000000" w:themeColor="text1"/>
        </w:rPr>
      </w:pPr>
      <w:ins w:id="146" w:author="Кузнецова" w:date="2026-10-08T09:00:00Z">
        <w:r>
          <w:rPr>
            <w:b/>
            <w:bCs/>
            <w:color w:val="000000" w:themeColor="text1"/>
          </w:rPr>
          <w:t>Оптимальная площадь:</w:t>
        </w:r>
        <w:r>
          <w:rPr>
            <w:color w:val="000000" w:themeColor="text1"/>
          </w:rPr>
          <w:t xml:space="preserve"> 15–20 м².</w:t>
        </w:r>
      </w:ins>
    </w:p>
    <w:p w14:paraId="28976A58" w14:textId="77777777" w:rsidR="009F6FDE" w:rsidRDefault="00000000">
      <w:pPr>
        <w:numPr>
          <w:ilvl w:val="0"/>
          <w:numId w:val="2"/>
        </w:numPr>
        <w:rPr>
          <w:ins w:id="147" w:author="Кузнецова" w:date="2026-10-08T09:00:00Z"/>
          <w:color w:val="000000" w:themeColor="text1"/>
        </w:rPr>
      </w:pPr>
      <w:ins w:id="148" w:author="Кузнецова" w:date="2026-10-08T09:00:00Z">
        <w:r>
          <w:rPr>
            <w:b/>
            <w:bCs/>
            <w:color w:val="000000" w:themeColor="text1"/>
          </w:rPr>
          <w:t>Двери:</w:t>
        </w:r>
        <w:r>
          <w:rPr>
            <w:color w:val="000000" w:themeColor="text1"/>
          </w:rPr>
          <w:t xml:space="preserve"> стандартные лабораторные, с доводчиком.</w:t>
        </w:r>
      </w:ins>
    </w:p>
    <w:p w14:paraId="53D77627" w14:textId="77777777" w:rsidR="009F6FDE" w:rsidRDefault="00000000">
      <w:pPr>
        <w:numPr>
          <w:ilvl w:val="0"/>
          <w:numId w:val="2"/>
        </w:numPr>
        <w:rPr>
          <w:ins w:id="149" w:author="Кузнецова" w:date="2026-10-08T09:00:00Z"/>
          <w:color w:val="000000" w:themeColor="text1"/>
        </w:rPr>
      </w:pPr>
      <w:ins w:id="150" w:author="Кузнецова" w:date="2026-10-08T09:00:00Z">
        <w:r>
          <w:rPr>
            <w:b/>
            <w:bCs/>
            <w:color w:val="000000" w:themeColor="text1"/>
          </w:rPr>
          <w:t>Инженерия:</w:t>
        </w:r>
        <w:r>
          <w:rPr>
            <w:color w:val="000000" w:themeColor="text1"/>
          </w:rPr>
          <w:t xml:space="preserve"> местная пылевытяжка от дробилки и истирателя, вытяжка над муфельной печью и плавильной установкой, отвод тепла, шумоизоляция.</w:t>
        </w:r>
      </w:ins>
    </w:p>
    <w:p w14:paraId="0BDC9B40" w14:textId="77777777" w:rsidR="009F6FDE" w:rsidRDefault="00000000">
      <w:pPr>
        <w:numPr>
          <w:ilvl w:val="0"/>
          <w:numId w:val="2"/>
        </w:numPr>
        <w:rPr>
          <w:ins w:id="151" w:author="Кузнецова" w:date="2026-10-08T09:00:00Z"/>
          <w:color w:val="000000" w:themeColor="text1"/>
        </w:rPr>
      </w:pPr>
      <w:ins w:id="152" w:author="Кузнецова" w:date="2026-10-08T09:00:00Z">
        <w:r>
          <w:rPr>
            <w:b/>
            <w:bCs/>
            <w:color w:val="000000" w:themeColor="text1"/>
          </w:rPr>
          <w:t>Расположение оборудования:</w:t>
        </w:r>
        <w:r>
          <w:rPr>
            <w:color w:val="000000" w:themeColor="text1"/>
          </w:rPr>
          <w:t xml:space="preserve"> вдали от чистых зон и весовой; прочное основание под дробилку и пресс.</w:t>
        </w:r>
      </w:ins>
    </w:p>
    <w:p w14:paraId="293C9B00" w14:textId="77777777" w:rsidR="00F131C5" w:rsidRPr="002823E5" w:rsidRDefault="00F131C5">
      <w:pPr>
        <w:widowControl w:val="0"/>
        <w:pBdr>
          <w:top w:val="nil"/>
          <w:left w:val="nil"/>
          <w:bottom w:val="nil"/>
          <w:right w:val="nil"/>
          <w:between w:val="nil"/>
        </w:pBdr>
        <w:rPr>
          <w:color w:val="000000" w:themeColor="text1"/>
        </w:rPr>
      </w:pPr>
    </w:p>
    <w:p w14:paraId="1513240C" w14:textId="77777777" w:rsidR="00F131C5" w:rsidRPr="002823E5" w:rsidRDefault="00C546B4">
      <w:pPr>
        <w:rPr>
          <w:color w:val="000000" w:themeColor="text1"/>
        </w:rPr>
      </w:pPr>
      <w:r>
        <w:rPr>
          <w:b/>
          <w:bCs/>
          <w:color w:val="000000" w:themeColor="text1"/>
        </w:rPr>
        <w:t>6. Склад химических реактивов</w:t>
      </w:r>
    </w:p>
    <w:p w14:paraId="1A5A9A0F" w14:textId="77777777" w:rsidR="00F131C5" w:rsidRPr="002823E5" w:rsidRDefault="00F131C5">
      <w:pPr>
        <w:widowControl w:val="0"/>
        <w:pBdr>
          <w:top w:val="nil"/>
          <w:left w:val="nil"/>
          <w:bottom w:val="nil"/>
          <w:right w:val="nil"/>
          <w:between w:val="nil"/>
        </w:pBdr>
        <w:rPr>
          <w:color w:val="000000" w:themeColor="text1"/>
        </w:rPr>
      </w:pPr>
    </w:p>
    <w:p w14:paraId="20D4DFAF" w14:textId="77777777" w:rsidR="00F131C5" w:rsidRPr="002823E5" w:rsidRDefault="00C546B4">
      <w:pPr>
        <w:numPr>
          <w:ilvl w:val="0"/>
          <w:numId w:val="2"/>
        </w:numPr>
        <w:rPr>
          <w:color w:val="000000" w:themeColor="text1"/>
        </w:rPr>
      </w:pPr>
      <w:r>
        <w:rPr>
          <w:b/>
          <w:bCs/>
          <w:color w:val="000000" w:themeColor="text1"/>
        </w:rPr>
        <w:t>Оптимальная площадь:</w:t>
      </w:r>
      <w:r>
        <w:rPr>
          <w:color w:val="000000" w:themeColor="text1"/>
        </w:rPr>
        <w:t xml:space="preserve"> 10–12 м².</w:t>
      </w:r>
    </w:p>
    <w:p w14:paraId="2195F2D3" w14:textId="77777777" w:rsidR="00F131C5" w:rsidRPr="002823E5" w:rsidRDefault="00C546B4">
      <w:pPr>
        <w:numPr>
          <w:ilvl w:val="0"/>
          <w:numId w:val="2"/>
        </w:numPr>
        <w:rPr>
          <w:color w:val="000000" w:themeColor="text1"/>
        </w:rPr>
      </w:pPr>
      <w:r>
        <w:rPr>
          <w:b/>
          <w:bCs/>
          <w:color w:val="000000" w:themeColor="text1"/>
        </w:rPr>
        <w:t>Двери:</w:t>
      </w:r>
      <w:r>
        <w:rPr>
          <w:color w:val="000000" w:themeColor="text1"/>
        </w:rPr>
        <w:t xml:space="preserve"> Противопожарные, открывающиеся наружу.</w:t>
      </w:r>
    </w:p>
    <w:p w14:paraId="10914F9D" w14:textId="77777777" w:rsidR="00F131C5" w:rsidRPr="002823E5" w:rsidRDefault="00C546B4">
      <w:pPr>
        <w:numPr>
          <w:ilvl w:val="0"/>
          <w:numId w:val="2"/>
        </w:numPr>
        <w:rPr>
          <w:color w:val="000000" w:themeColor="text1"/>
        </w:rPr>
      </w:pPr>
      <w:r>
        <w:rPr>
          <w:b/>
          <w:bCs/>
          <w:color w:val="000000" w:themeColor="text1"/>
        </w:rPr>
        <w:t>Окна:</w:t>
      </w:r>
      <w:r>
        <w:rPr>
          <w:color w:val="000000" w:themeColor="text1"/>
        </w:rPr>
        <w:t xml:space="preserve"> Глухие или отсутствуют. Помещение должно располагаться вдали от нагревательных приборов и прямых солнечных лучей.</w:t>
      </w:r>
    </w:p>
    <w:p w14:paraId="31A7EE09" w14:textId="77777777" w:rsidR="00F131C5" w:rsidRPr="002823E5" w:rsidRDefault="00C546B4">
      <w:pPr>
        <w:numPr>
          <w:ilvl w:val="0"/>
          <w:numId w:val="2"/>
        </w:numPr>
        <w:rPr>
          <w:color w:val="000000" w:themeColor="text1"/>
        </w:rPr>
      </w:pPr>
      <w:r>
        <w:rPr>
          <w:b/>
          <w:bCs/>
          <w:color w:val="000000" w:themeColor="text1"/>
        </w:rPr>
        <w:t>Освещение:</w:t>
      </w:r>
      <w:r>
        <w:rPr>
          <w:color w:val="000000" w:themeColor="text1"/>
        </w:rPr>
        <w:t xml:space="preserve"> Во взрывозащищенном (искробезопасном) исполнении.</w:t>
      </w:r>
    </w:p>
    <w:p w14:paraId="1263AB5C" w14:textId="77777777" w:rsidR="00F131C5" w:rsidRPr="002823E5" w:rsidRDefault="00C546B4">
      <w:pPr>
        <w:numPr>
          <w:ilvl w:val="0"/>
          <w:numId w:val="2"/>
        </w:numPr>
        <w:rPr>
          <w:color w:val="000000" w:themeColor="text1"/>
        </w:rPr>
      </w:pPr>
      <w:r>
        <w:rPr>
          <w:b/>
          <w:bCs/>
          <w:color w:val="000000" w:themeColor="text1"/>
        </w:rPr>
        <w:t>Расположение оборудования:</w:t>
      </w:r>
      <w:r>
        <w:rPr>
          <w:color w:val="000000" w:themeColor="text1"/>
        </w:rPr>
        <w:t xml:space="preserve"> Внутри комнаты устанавливаются специализированные вентилируемые шкафы. Один шкаф (металлический) — для растворителей и ЛВЖ, другой (полипропиленовый) — для концентрированных кислот. Пол должен иметь бортики (гидроизолированный поддон) для контроля утечек.</w:t>
      </w:r>
    </w:p>
    <w:p w14:paraId="14B1A4F8" w14:textId="77777777" w:rsidR="00F131C5" w:rsidRPr="002823E5" w:rsidRDefault="00F131C5">
      <w:pPr>
        <w:widowControl w:val="0"/>
        <w:pBdr>
          <w:top w:val="nil"/>
          <w:left w:val="nil"/>
          <w:bottom w:val="nil"/>
          <w:right w:val="nil"/>
          <w:between w:val="nil"/>
        </w:pBdr>
        <w:rPr>
          <w:color w:val="000000" w:themeColor="text1"/>
        </w:rPr>
      </w:pPr>
    </w:p>
    <w:p w14:paraId="7E126893" w14:textId="77777777" w:rsidR="00F131C5" w:rsidRPr="002823E5" w:rsidRDefault="00C546B4">
      <w:pPr>
        <w:rPr>
          <w:color w:val="000000" w:themeColor="text1"/>
        </w:rPr>
      </w:pPr>
      <w:r>
        <w:rPr>
          <w:b/>
          <w:bCs/>
          <w:color w:val="000000" w:themeColor="text1"/>
        </w:rPr>
        <w:t>7. Весовая комната (Гравиметрия)</w:t>
      </w:r>
    </w:p>
    <w:p w14:paraId="2342CF3B" w14:textId="77777777" w:rsidR="00F131C5" w:rsidRPr="002823E5" w:rsidRDefault="00F131C5">
      <w:pPr>
        <w:widowControl w:val="0"/>
        <w:pBdr>
          <w:top w:val="nil"/>
          <w:left w:val="nil"/>
          <w:bottom w:val="nil"/>
          <w:right w:val="nil"/>
          <w:between w:val="nil"/>
        </w:pBdr>
        <w:rPr>
          <w:color w:val="000000" w:themeColor="text1"/>
        </w:rPr>
      </w:pPr>
    </w:p>
    <w:p w14:paraId="5514DFA0" w14:textId="77777777" w:rsidR="00F131C5" w:rsidRPr="002823E5" w:rsidRDefault="00C546B4">
      <w:pPr>
        <w:numPr>
          <w:ilvl w:val="0"/>
          <w:numId w:val="2"/>
        </w:numPr>
        <w:rPr>
          <w:color w:val="000000" w:themeColor="text1"/>
        </w:rPr>
      </w:pPr>
      <w:r>
        <w:rPr>
          <w:b/>
          <w:bCs/>
          <w:color w:val="000000" w:themeColor="text1"/>
        </w:rPr>
        <w:t>Оптимальная площадь:</w:t>
      </w:r>
      <w:del w:id="153" w:author="Кузнецова" w:date="2026-10-08T09:00:00Z">
        <w:r>
          <w:rPr>
            <w:color w:val="000000" w:themeColor="text1"/>
          </w:rPr>
          <w:delText xml:space="preserve"> 10–15 м² (небольшая площадь для более точного контроля микроклимата).</w:delText>
        </w:r>
      </w:del>
      <w:ins w:id="154" w:author="Кузнецова" w:date="2026-10-08T09:00:00Z">
        <w:r>
          <w:rPr>
            <w:color w:val="000000" w:themeColor="text1"/>
          </w:rPr>
          <w:t xml:space="preserve"> 15–20 м² плюс тамбур: для 28 станций нужны стеллажи для кондиционирования фильтров не менее 48 часов (EN 12341).</w:t>
        </w:r>
      </w:ins>
    </w:p>
    <w:p w14:paraId="1CD3EB1F" w14:textId="77777777" w:rsidR="009F6FDE" w:rsidRDefault="00000000">
      <w:pPr>
        <w:numPr>
          <w:ilvl w:val="0"/>
          <w:numId w:val="2"/>
        </w:numPr>
        <w:rPr>
          <w:ins w:id="155" w:author="Кузнецова" w:date="2026-10-08T09:00:00Z"/>
          <w:color w:val="000000" w:themeColor="text1"/>
        </w:rPr>
      </w:pPr>
      <w:ins w:id="156" w:author="Кузнецова" w:date="2026-10-08T09:00:00Z">
        <w:r>
          <w:rPr>
            <w:b/>
            <w:bCs/>
            <w:color w:val="000000" w:themeColor="text1"/>
          </w:rPr>
          <w:t>Зона и климат:</w:t>
        </w:r>
        <w:r>
          <w:rPr>
            <w:color w:val="000000" w:themeColor="text1"/>
          </w:rPr>
          <w:t xml:space="preserve"> чистая зона (Блок А) с подпором и тамбуром, вдали от кислотной комнаты и склада реактивов: пары кислот и аммиака меняют массу фильтров. Параметры — по выбранному эталонному методу: EN 12341:2023 — 19–21 °C и 45–50 % (нужно увлажнение воздуха); метод EPA — 20–23 °C (±2 °C за сутки) и 30–40 %.</w:t>
        </w:r>
      </w:ins>
    </w:p>
    <w:p w14:paraId="08EFD09E" w14:textId="77777777" w:rsidR="00F131C5" w:rsidRPr="002823E5" w:rsidRDefault="00C546B4">
      <w:pPr>
        <w:numPr>
          <w:ilvl w:val="0"/>
          <w:numId w:val="2"/>
        </w:numPr>
        <w:rPr>
          <w:color w:val="000000" w:themeColor="text1"/>
        </w:rPr>
      </w:pPr>
      <w:r>
        <w:rPr>
          <w:b/>
          <w:bCs/>
          <w:color w:val="000000" w:themeColor="text1"/>
        </w:rPr>
        <w:t>Двери:</w:t>
      </w:r>
      <w:r>
        <w:rPr>
          <w:color w:val="000000" w:themeColor="text1"/>
        </w:rPr>
        <w:t xml:space="preserve"> Раздвижные или распашные с плавным автоматическим закрыванием (исключить резкие хлопки и потоки воздуха).</w:t>
      </w:r>
    </w:p>
    <w:p w14:paraId="7322F465" w14:textId="77777777" w:rsidR="00F131C5" w:rsidRPr="002823E5" w:rsidRDefault="00C546B4">
      <w:pPr>
        <w:numPr>
          <w:ilvl w:val="0"/>
          <w:numId w:val="2"/>
        </w:numPr>
        <w:rPr>
          <w:color w:val="000000" w:themeColor="text1"/>
        </w:rPr>
      </w:pPr>
      <w:r>
        <w:rPr>
          <w:b/>
          <w:bCs/>
          <w:color w:val="000000" w:themeColor="text1"/>
        </w:rPr>
        <w:t>Окна:</w:t>
      </w:r>
      <w:r>
        <w:rPr>
          <w:color w:val="000000" w:themeColor="text1"/>
        </w:rPr>
        <w:t xml:space="preserve"> Желательно отсутствие окон или ориентация на северную сторону для исключения температурных скачков от солнца.</w:t>
      </w:r>
    </w:p>
    <w:p w14:paraId="1F06ACF9" w14:textId="77777777" w:rsidR="00F131C5" w:rsidRPr="002823E5" w:rsidRDefault="00C546B4">
      <w:pPr>
        <w:numPr>
          <w:ilvl w:val="0"/>
          <w:numId w:val="2"/>
        </w:numPr>
        <w:rPr>
          <w:color w:val="000000" w:themeColor="text1"/>
        </w:rPr>
      </w:pPr>
      <w:r>
        <w:rPr>
          <w:b/>
          <w:bCs/>
          <w:color w:val="000000" w:themeColor="text1"/>
        </w:rPr>
        <w:t>Освещение:</w:t>
      </w:r>
      <w:r>
        <w:rPr>
          <w:color w:val="000000" w:themeColor="text1"/>
        </w:rPr>
        <w:t xml:space="preserve"> Светодиодное, с минимальным тепловыделением.</w:t>
      </w:r>
    </w:p>
    <w:p w14:paraId="5E267DAF" w14:textId="77777777" w:rsidR="00F131C5" w:rsidRPr="002823E5" w:rsidRDefault="00C546B4">
      <w:pPr>
        <w:numPr>
          <w:ilvl w:val="0"/>
          <w:numId w:val="2"/>
        </w:numPr>
        <w:rPr>
          <w:color w:val="000000" w:themeColor="text1"/>
        </w:rPr>
      </w:pPr>
      <w:r>
        <w:rPr>
          <w:b/>
          <w:bCs/>
          <w:color w:val="000000" w:themeColor="text1"/>
        </w:rPr>
        <w:t>Расположение оборудования:</w:t>
      </w:r>
      <w:r>
        <w:rPr>
          <w:color w:val="000000" w:themeColor="text1"/>
        </w:rPr>
        <w:t xml:space="preserve"> Антивибрационные столы устанавливаются в центре комнаты или крепятся к несущим капитальным стенам. Вентиляционные диффузоры категорически запрещено располагать непосредственно над весами </w:t>
      </w:r>
      <w:del w:id="157" w:author="Кузнецова" w:date="2026-10-08T09:00:00Z">
        <w:r>
          <w:rPr>
            <w:color w:val="000000" w:themeColor="text1"/>
          </w:rPr>
          <w:delText>(потоки воздуха нарушают показания до 5 знака)</w:delText>
        </w:r>
      </w:del>
      <w:ins w:id="158" w:author="Кузнецова" w:date="2026-10-08T09:00:00Z">
        <w:r>
          <w:rPr>
            <w:color w:val="000000" w:themeColor="text1"/>
          </w:rPr>
          <w:t>(потоки воздуха нарушают показания микровесов)</w:t>
        </w:r>
      </w:ins>
      <w:r>
        <w:rPr>
          <w:color w:val="000000" w:themeColor="text1"/>
        </w:rPr>
        <w:t>.</w:t>
      </w:r>
      <w:ins w:id="159" w:author="Кузнецова" w:date="2026-10-08T09:00:00Z">
        <w:r>
          <w:rPr>
            <w:color w:val="000000" w:themeColor="text1"/>
          </w:rPr>
          <w:t xml:space="preserve"> Для снятия статического заряда с фильтров — ионизатор.</w:t>
        </w:r>
      </w:ins>
    </w:p>
    <w:p w14:paraId="05B08961" w14:textId="77777777" w:rsidR="00F131C5" w:rsidRPr="002823E5" w:rsidRDefault="00C546B4">
      <w:pPr>
        <w:pStyle w:val="Heading4"/>
        <w:rPr>
          <w:color w:val="000000" w:themeColor="text1"/>
        </w:rPr>
      </w:pPr>
      <w:bookmarkStart w:id="160" w:name="_mwh89ic8m6m0" w:colFirst="0" w:colLast="0"/>
      <w:bookmarkEnd w:id="160"/>
      <w:r>
        <w:rPr>
          <w:color w:val="000000" w:themeColor="text1"/>
        </w:rPr>
        <w:lastRenderedPageBreak/>
        <w:t>БЛОК C: ЛОГИСТИКА И ПОДДЕРЖКА</w:t>
      </w:r>
    </w:p>
    <w:p w14:paraId="609309CE" w14:textId="77777777" w:rsidR="00F131C5" w:rsidRPr="002823E5" w:rsidRDefault="00C546B4">
      <w:pPr>
        <w:rPr>
          <w:color w:val="000000" w:themeColor="text1"/>
        </w:rPr>
      </w:pPr>
      <w:r>
        <w:rPr>
          <w:b/>
          <w:bCs/>
          <w:color w:val="000000" w:themeColor="text1"/>
        </w:rPr>
        <w:t>8. Помещение приема, регистрации проб и мобильного оборудования</w:t>
      </w:r>
    </w:p>
    <w:p w14:paraId="03EC0D30" w14:textId="77777777" w:rsidR="00F131C5" w:rsidRPr="002823E5" w:rsidRDefault="00F131C5">
      <w:pPr>
        <w:widowControl w:val="0"/>
        <w:pBdr>
          <w:top w:val="nil"/>
          <w:left w:val="nil"/>
          <w:bottom w:val="nil"/>
          <w:right w:val="nil"/>
          <w:between w:val="nil"/>
        </w:pBdr>
        <w:rPr>
          <w:color w:val="000000" w:themeColor="text1"/>
        </w:rPr>
      </w:pPr>
    </w:p>
    <w:p w14:paraId="11C2ACC1" w14:textId="77777777" w:rsidR="00F131C5" w:rsidRPr="002823E5" w:rsidRDefault="00C546B4">
      <w:pPr>
        <w:numPr>
          <w:ilvl w:val="0"/>
          <w:numId w:val="2"/>
        </w:numPr>
        <w:rPr>
          <w:color w:val="000000" w:themeColor="text1"/>
        </w:rPr>
      </w:pPr>
      <w:r>
        <w:rPr>
          <w:b/>
          <w:bCs/>
          <w:color w:val="000000" w:themeColor="text1"/>
        </w:rPr>
        <w:t>Оптимальная площадь:</w:t>
      </w:r>
      <w:r>
        <w:rPr>
          <w:color w:val="000000" w:themeColor="text1"/>
        </w:rPr>
        <w:t xml:space="preserve"> 30 м².</w:t>
      </w:r>
    </w:p>
    <w:p w14:paraId="746A1212" w14:textId="77777777" w:rsidR="00F131C5" w:rsidRPr="002823E5" w:rsidRDefault="00C546B4">
      <w:pPr>
        <w:numPr>
          <w:ilvl w:val="0"/>
          <w:numId w:val="2"/>
        </w:numPr>
        <w:rPr>
          <w:color w:val="000000" w:themeColor="text1"/>
        </w:rPr>
      </w:pPr>
      <w:r>
        <w:rPr>
          <w:b/>
          <w:bCs/>
          <w:color w:val="000000" w:themeColor="text1"/>
        </w:rPr>
        <w:t>Двери:</w:t>
      </w:r>
      <w:r>
        <w:rPr>
          <w:color w:val="000000" w:themeColor="text1"/>
        </w:rPr>
        <w:t xml:space="preserve"> Широкие двустворчатые двери (не менее 1200 мм) для свободного проезда тележек с пробами и заноса транспортировочных кейсов.</w:t>
      </w:r>
    </w:p>
    <w:p w14:paraId="244431F4" w14:textId="77777777" w:rsidR="00F131C5" w:rsidRPr="002823E5" w:rsidRDefault="00C546B4">
      <w:pPr>
        <w:numPr>
          <w:ilvl w:val="0"/>
          <w:numId w:val="2"/>
        </w:numPr>
        <w:rPr>
          <w:color w:val="000000" w:themeColor="text1"/>
        </w:rPr>
      </w:pPr>
      <w:r>
        <w:rPr>
          <w:b/>
          <w:bCs/>
          <w:color w:val="000000" w:themeColor="text1"/>
        </w:rPr>
        <w:t>Окна:</w:t>
      </w:r>
      <w:r>
        <w:rPr>
          <w:color w:val="000000" w:themeColor="text1"/>
        </w:rPr>
        <w:t xml:space="preserve"> Стандартные.</w:t>
      </w:r>
    </w:p>
    <w:p w14:paraId="673D2964" w14:textId="77777777" w:rsidR="00F131C5" w:rsidRPr="002823E5" w:rsidRDefault="00C546B4">
      <w:pPr>
        <w:numPr>
          <w:ilvl w:val="0"/>
          <w:numId w:val="2"/>
        </w:numPr>
        <w:rPr>
          <w:color w:val="000000" w:themeColor="text1"/>
        </w:rPr>
      </w:pPr>
      <w:r>
        <w:rPr>
          <w:b/>
          <w:bCs/>
          <w:color w:val="000000" w:themeColor="text1"/>
        </w:rPr>
        <w:t>Освещение:</w:t>
      </w:r>
      <w:r>
        <w:rPr>
          <w:color w:val="000000" w:themeColor="text1"/>
        </w:rPr>
        <w:t xml:space="preserve"> Яркое, ~500 люкс.</w:t>
      </w:r>
    </w:p>
    <w:p w14:paraId="3069D3AC" w14:textId="77777777" w:rsidR="00F131C5" w:rsidRPr="002823E5" w:rsidRDefault="00C546B4">
      <w:pPr>
        <w:numPr>
          <w:ilvl w:val="0"/>
          <w:numId w:val="2"/>
        </w:numPr>
        <w:rPr>
          <w:color w:val="000000" w:themeColor="text1"/>
        </w:rPr>
      </w:pPr>
      <w:r>
        <w:rPr>
          <w:b/>
          <w:bCs/>
          <w:color w:val="000000" w:themeColor="text1"/>
        </w:rPr>
        <w:t>Расположение оборудования:</w:t>
      </w:r>
      <w:r>
        <w:rPr>
          <w:color w:val="000000" w:themeColor="text1"/>
        </w:rPr>
        <w:t xml:space="preserve"> Входная зона оборудуется стойкой регистрации проб. Вдоль стен — верстаки для технического обслуживания, калибровки, зарядки и продувки портативного оборудования после выездов. </w:t>
      </w:r>
      <w:del w:id="161" w:author="Кузнецова" w:date="2026-10-08T09:00:00Z">
        <w:r>
          <w:rPr>
            <w:color w:val="000000" w:themeColor="text1"/>
          </w:rPr>
          <w:delText>Выделяется защищенная зона со стеллажами для хранения баллонов с поверочными газовыми смесями.</w:delText>
        </w:r>
      </w:del>
      <w:ins w:id="162" w:author="Кузнецова" w:date="2026-10-08T09:00:00Z">
        <w:r>
          <w:rPr>
            <w:color w:val="000000" w:themeColor="text1"/>
          </w:rPr>
          <w:t>Баллоны с поверочными газовыми смесями хранятся в вентилируемых газовых шкафах с датчиками токсичных газов (SO₂, NO, CO, H₂S) — здесь или в газовой рампе.</w:t>
        </w:r>
      </w:ins>
    </w:p>
    <w:p w14:paraId="66EA2800" w14:textId="77777777" w:rsidR="00F131C5" w:rsidRPr="002823E5" w:rsidRDefault="00F131C5">
      <w:pPr>
        <w:widowControl w:val="0"/>
        <w:pBdr>
          <w:top w:val="nil"/>
          <w:left w:val="nil"/>
          <w:bottom w:val="nil"/>
          <w:right w:val="nil"/>
          <w:between w:val="nil"/>
        </w:pBdr>
        <w:rPr>
          <w:color w:val="000000" w:themeColor="text1"/>
        </w:rPr>
      </w:pPr>
    </w:p>
    <w:p w14:paraId="400D82E2" w14:textId="77777777" w:rsidR="00F131C5" w:rsidRPr="002823E5" w:rsidRDefault="00C546B4">
      <w:pPr>
        <w:rPr>
          <w:color w:val="000000" w:themeColor="text1"/>
        </w:rPr>
      </w:pPr>
      <w:r>
        <w:rPr>
          <w:b/>
          <w:bCs/>
          <w:color w:val="000000" w:themeColor="text1"/>
        </w:rPr>
        <w:t>9. Технические помещения (Газовая рампа и Моечная)</w:t>
      </w:r>
    </w:p>
    <w:p w14:paraId="6162EDBE" w14:textId="77777777" w:rsidR="00F131C5" w:rsidRPr="002823E5" w:rsidRDefault="00F131C5">
      <w:pPr>
        <w:widowControl w:val="0"/>
        <w:pBdr>
          <w:top w:val="nil"/>
          <w:left w:val="nil"/>
          <w:bottom w:val="nil"/>
          <w:right w:val="nil"/>
          <w:between w:val="nil"/>
        </w:pBdr>
        <w:rPr>
          <w:color w:val="000000" w:themeColor="text1"/>
        </w:rPr>
      </w:pPr>
    </w:p>
    <w:p w14:paraId="2B478377" w14:textId="77777777" w:rsidR="00F131C5" w:rsidRPr="002823E5" w:rsidRDefault="00C546B4">
      <w:pPr>
        <w:numPr>
          <w:ilvl w:val="0"/>
          <w:numId w:val="2"/>
        </w:numPr>
        <w:rPr>
          <w:color w:val="000000" w:themeColor="text1"/>
        </w:rPr>
      </w:pPr>
      <w:r>
        <w:rPr>
          <w:b/>
          <w:bCs/>
          <w:color w:val="000000" w:themeColor="text1"/>
        </w:rPr>
        <w:t>Оптимальная площадь:</w:t>
      </w:r>
      <w:r>
        <w:rPr>
          <w:color w:val="000000" w:themeColor="text1"/>
        </w:rPr>
        <w:t xml:space="preserve"> </w:t>
      </w:r>
      <w:del w:id="163" w:author="Кузнецова" w:date="2026-10-08T09:00:00Z">
        <w:r>
          <w:rPr>
            <w:color w:val="000000" w:themeColor="text1"/>
          </w:rPr>
          <w:delText>Рампа — 10 м²</w:delText>
        </w:r>
      </w:del>
      <w:ins w:id="164" w:author="Кузнецова" w:date="2026-10-08T09:00:00Z">
        <w:r>
          <w:rPr>
            <w:color w:val="000000" w:themeColor="text1"/>
          </w:rPr>
          <w:t>Рампа — 20–25 м² (уточнить по расходу аргона и числу газов)</w:t>
        </w:r>
      </w:ins>
      <w:r>
        <w:rPr>
          <w:color w:val="000000" w:themeColor="text1"/>
        </w:rPr>
        <w:t>, Моечная — 15 м².</w:t>
      </w:r>
    </w:p>
    <w:p w14:paraId="718B4637" w14:textId="77777777" w:rsidR="00F131C5" w:rsidRPr="002823E5" w:rsidRDefault="00C546B4">
      <w:pPr>
        <w:numPr>
          <w:ilvl w:val="0"/>
          <w:numId w:val="2"/>
        </w:numPr>
        <w:rPr>
          <w:color w:val="000000" w:themeColor="text1"/>
        </w:rPr>
      </w:pPr>
      <w:r>
        <w:rPr>
          <w:b/>
          <w:bCs/>
          <w:color w:val="000000" w:themeColor="text1"/>
        </w:rPr>
        <w:t>Двери:</w:t>
      </w:r>
      <w:r>
        <w:rPr>
          <w:color w:val="000000" w:themeColor="text1"/>
        </w:rPr>
        <w:t xml:space="preserve"> Рампа — металлическая, огнестойкая, с вентиляционными решетками. Моечная — влагостойкая пластиковая или металлическая.</w:t>
      </w:r>
    </w:p>
    <w:p w14:paraId="0711B1F5" w14:textId="77777777" w:rsidR="00F131C5" w:rsidRPr="002823E5" w:rsidRDefault="00C546B4">
      <w:pPr>
        <w:numPr>
          <w:ilvl w:val="0"/>
          <w:numId w:val="2"/>
        </w:numPr>
        <w:rPr>
          <w:color w:val="000000" w:themeColor="text1"/>
        </w:rPr>
      </w:pPr>
      <w:r>
        <w:rPr>
          <w:b/>
          <w:bCs/>
          <w:color w:val="000000" w:themeColor="text1"/>
        </w:rPr>
        <w:t>Окна:</w:t>
      </w:r>
      <w:r>
        <w:rPr>
          <w:color w:val="000000" w:themeColor="text1"/>
        </w:rPr>
        <w:t xml:space="preserve"> Для рампы — только вентиляционные продухи. Моечная — опционально.</w:t>
      </w:r>
    </w:p>
    <w:p w14:paraId="4CE4AECA" w14:textId="77777777" w:rsidR="00F131C5" w:rsidRPr="002823E5" w:rsidRDefault="00C546B4">
      <w:pPr>
        <w:numPr>
          <w:ilvl w:val="0"/>
          <w:numId w:val="2"/>
        </w:numPr>
        <w:rPr>
          <w:color w:val="000000" w:themeColor="text1"/>
        </w:rPr>
      </w:pPr>
      <w:r>
        <w:rPr>
          <w:b/>
          <w:bCs/>
          <w:color w:val="000000" w:themeColor="text1"/>
        </w:rPr>
        <w:t>Освещение:</w:t>
      </w:r>
      <w:r>
        <w:rPr>
          <w:color w:val="000000" w:themeColor="text1"/>
        </w:rPr>
        <w:t xml:space="preserve"> Влагозащищенное IP65. В газовой рампе — во взрывозащищенном исполнении.</w:t>
      </w:r>
    </w:p>
    <w:p w14:paraId="7C124A5B" w14:textId="77777777" w:rsidR="00F131C5" w:rsidRPr="002823E5" w:rsidRDefault="00C546B4">
      <w:pPr>
        <w:numPr>
          <w:ilvl w:val="0"/>
          <w:numId w:val="2"/>
        </w:numPr>
        <w:rPr>
          <w:color w:val="000000" w:themeColor="text1"/>
        </w:rPr>
      </w:pPr>
      <w:r>
        <w:rPr>
          <w:b/>
          <w:bCs/>
          <w:color w:val="000000" w:themeColor="text1"/>
        </w:rPr>
        <w:t>Расположение оборудования:</w:t>
      </w:r>
      <w:r>
        <w:rPr>
          <w:color w:val="000000" w:themeColor="text1"/>
        </w:rPr>
        <w:t xml:space="preserve"> Рампа оборудуется надежными настенными ложементами для крепления баллонов и автоматическими панелями переключения газов.</w:t>
      </w:r>
      <w:ins w:id="165" w:author="Кузнецова" w:date="2026-10-08T09:00:00Z">
        <w:r>
          <w:rPr>
            <w:color w:val="000000" w:themeColor="text1"/>
          </w:rPr>
          <w:t xml:space="preserve"> Кислород хранится отдельно от горючих газов (P-10) по NFPA 55 и местным нормам; датчики недостатка кислорода. Для аргона — сосуд Дьюара с жидким аргоном или рампа на две группы баллонов. Генератор азота и сухого воздуха для ЖХ-МС — здесь или в отдельной нише, с отводом тепла.</w:t>
        </w:r>
      </w:ins>
      <w:r>
        <w:rPr>
          <w:color w:val="000000" w:themeColor="text1"/>
        </w:rPr>
        <w:t xml:space="preserve"> Моечная оснащается глубокими полипропиленовыми раковинами, настенными сушилками, </w:t>
      </w:r>
      <w:del w:id="166" w:author="Кузнецова" w:date="2026-10-08T09:00:00Z">
        <w:r>
          <w:rPr>
            <w:color w:val="000000" w:themeColor="text1"/>
          </w:rPr>
          <w:delText>системой Milli-Q</w:delText>
        </w:r>
      </w:del>
      <w:ins w:id="167" w:author="Кузнецова" w:date="2026-10-08T09:00:00Z">
        <w:r>
          <w:rPr>
            <w:color w:val="000000" w:themeColor="text1"/>
          </w:rPr>
          <w:t>системой первичной водоочистки (обратный осмос)</w:t>
        </w:r>
      </w:ins>
      <w:r>
        <w:rPr>
          <w:color w:val="000000" w:themeColor="text1"/>
        </w:rPr>
        <w:t xml:space="preserve"> и трапом в полу для слива воды в случае аварии. Оборудование на крыше (лидар Lufft, монитор BAM 1020) подключается к ПК операторов через кабели, проложенные из серверной.</w:t>
      </w:r>
      <w:ins w:id="168" w:author="Кузнецова" w:date="2026-10-08T09:00:00Z">
        <w:r>
          <w:rPr>
            <w:color w:val="000000" w:themeColor="text1"/>
          </w:rPr>
          <w:t xml:space="preserve"> Пробоотборник BAM 1020 нельзя ставить рядом с трубами вытяжки лаборатории: он будет измерять ее собственные выбросы. Нужна отдельная мачта или павильон на участке либо зона кровли на достаточном расстоянии от труб (правила размещения станций, например 40 CFR Part 58, Appendix E). Для лидара — люк, усиленное основание, кабельные трассы и зона лазерной безопасности (IEC 60825-1).</w:t>
        </w:r>
      </w:ins>
    </w:p>
    <w:p w14:paraId="64BB7021" w14:textId="77777777" w:rsidR="009F6FDE" w:rsidRDefault="009F6FDE">
      <w:pPr>
        <w:widowControl w:val="0"/>
        <w:pBdr>
          <w:top w:val="nil"/>
          <w:left w:val="nil"/>
          <w:bottom w:val="nil"/>
          <w:right w:val="nil"/>
          <w:between w:val="nil"/>
        </w:pBdr>
        <w:rPr>
          <w:ins w:id="169" w:author="Кузнецова" w:date="2026-10-08T09:00:00Z"/>
          <w:color w:val="000000" w:themeColor="text1"/>
        </w:rPr>
      </w:pPr>
    </w:p>
    <w:p w14:paraId="05C9918F" w14:textId="77777777" w:rsidR="009F6FDE" w:rsidRDefault="00000000">
      <w:pPr>
        <w:rPr>
          <w:ins w:id="170" w:author="Кузнецова" w:date="2026-10-08T09:00:00Z"/>
          <w:color w:val="000000" w:themeColor="text1"/>
        </w:rPr>
      </w:pPr>
      <w:ins w:id="171" w:author="Кузнецова" w:date="2026-10-08T09:00:00Z">
        <w:r>
          <w:rPr>
            <w:b/>
            <w:bCs/>
            <w:color w:val="000000" w:themeColor="text1"/>
          </w:rPr>
          <w:t>9а. Хранение проб, архив и опасные отходы</w:t>
        </w:r>
      </w:ins>
    </w:p>
    <w:p w14:paraId="20E1E02F" w14:textId="77777777" w:rsidR="009F6FDE" w:rsidRDefault="009F6FDE">
      <w:pPr>
        <w:widowControl w:val="0"/>
        <w:pBdr>
          <w:top w:val="nil"/>
          <w:left w:val="nil"/>
          <w:bottom w:val="nil"/>
          <w:right w:val="nil"/>
          <w:between w:val="nil"/>
        </w:pBdr>
        <w:rPr>
          <w:ins w:id="172" w:author="Кузнецова" w:date="2026-10-08T09:00:00Z"/>
          <w:color w:val="000000" w:themeColor="text1"/>
        </w:rPr>
      </w:pPr>
    </w:p>
    <w:p w14:paraId="14623E9F" w14:textId="77777777" w:rsidR="009F6FDE" w:rsidRDefault="00000000">
      <w:pPr>
        <w:numPr>
          <w:ilvl w:val="0"/>
          <w:numId w:val="2"/>
        </w:numPr>
        <w:rPr>
          <w:ins w:id="173" w:author="Кузнецова" w:date="2026-10-08T09:00:00Z"/>
          <w:color w:val="000000" w:themeColor="text1"/>
        </w:rPr>
      </w:pPr>
      <w:ins w:id="174" w:author="Кузнецова" w:date="2026-10-08T09:00:00Z">
        <w:r>
          <w:rPr>
            <w:b/>
            <w:bCs/>
            <w:color w:val="000000" w:themeColor="text1"/>
          </w:rPr>
          <w:t>Оптимальная площадь:</w:t>
        </w:r>
        <w:r>
          <w:rPr>
            <w:color w:val="000000" w:themeColor="text1"/>
          </w:rPr>
          <w:t xml:space="preserve"> 15–20 м².</w:t>
        </w:r>
      </w:ins>
    </w:p>
    <w:p w14:paraId="1809218C" w14:textId="77777777" w:rsidR="009F6FDE" w:rsidRDefault="00000000">
      <w:pPr>
        <w:numPr>
          <w:ilvl w:val="0"/>
          <w:numId w:val="2"/>
        </w:numPr>
        <w:rPr>
          <w:ins w:id="175" w:author="Кузнецова" w:date="2026-10-08T09:00:00Z"/>
          <w:color w:val="000000" w:themeColor="text1"/>
        </w:rPr>
      </w:pPr>
      <w:ins w:id="176" w:author="Кузнецова" w:date="2026-10-08T09:00:00Z">
        <w:r>
          <w:rPr>
            <w:b/>
            <w:bCs/>
            <w:color w:val="000000" w:themeColor="text1"/>
          </w:rPr>
          <w:t>Инженерия:</w:t>
        </w:r>
        <w:r>
          <w:rPr>
            <w:color w:val="000000" w:themeColor="text1"/>
          </w:rPr>
          <w:t xml:space="preserve"> холодильники (4 °C) и морозильники на резервном питании с сигнализацией температуры; вытяжка; химстойкий пол с поддонами.</w:t>
        </w:r>
      </w:ins>
    </w:p>
    <w:p w14:paraId="3158ABC9" w14:textId="77777777" w:rsidR="009F6FDE" w:rsidRDefault="00000000">
      <w:pPr>
        <w:numPr>
          <w:ilvl w:val="0"/>
          <w:numId w:val="2"/>
        </w:numPr>
        <w:rPr>
          <w:ins w:id="177" w:author="Кузнецова" w:date="2026-10-08T09:00:00Z"/>
          <w:color w:val="000000" w:themeColor="text1"/>
        </w:rPr>
      </w:pPr>
      <w:ins w:id="178" w:author="Кузнецова" w:date="2026-10-08T09:00:00Z">
        <w:r>
          <w:rPr>
            <w:b/>
            <w:bCs/>
            <w:color w:val="000000" w:themeColor="text1"/>
          </w:rPr>
          <w:t>Отходы:</w:t>
        </w:r>
        <w:r>
          <w:rPr>
            <w:color w:val="000000" w:themeColor="text1"/>
          </w:rPr>
          <w:t xml:space="preserve"> раздельный сбор кислот, растворителей и отходов с HF; вывоз через отдельный выход.</w:t>
        </w:r>
      </w:ins>
    </w:p>
    <w:p w14:paraId="31C31324" w14:textId="77777777" w:rsidR="00F131C5" w:rsidRPr="002823E5" w:rsidRDefault="00C546B4">
      <w:pPr>
        <w:pStyle w:val="Heading4"/>
        <w:rPr>
          <w:color w:val="000000" w:themeColor="text1"/>
        </w:rPr>
      </w:pPr>
      <w:bookmarkStart w:id="179" w:name="_lssihdl9k98y" w:colFirst="0" w:colLast="0"/>
      <w:bookmarkEnd w:id="179"/>
      <w:r>
        <w:rPr>
          <w:color w:val="000000" w:themeColor="text1"/>
        </w:rPr>
        <w:lastRenderedPageBreak/>
        <w:t>БЛОК D: АДМИНИСТРАТИВНО-ОФИСНЫЙ</w:t>
      </w:r>
    </w:p>
    <w:p w14:paraId="23C20CBE" w14:textId="77777777" w:rsidR="00F131C5" w:rsidRPr="002823E5" w:rsidRDefault="00C546B4">
      <w:pPr>
        <w:rPr>
          <w:color w:val="000000" w:themeColor="text1"/>
        </w:rPr>
      </w:pPr>
      <w:r>
        <w:rPr>
          <w:b/>
          <w:bCs/>
          <w:color w:val="000000" w:themeColor="text1"/>
        </w:rPr>
        <w:t>10. Офис обработки данных и переговорная зона</w:t>
      </w:r>
    </w:p>
    <w:p w14:paraId="666FA57F" w14:textId="77777777" w:rsidR="00F131C5" w:rsidRPr="002823E5" w:rsidRDefault="00F131C5">
      <w:pPr>
        <w:widowControl w:val="0"/>
        <w:pBdr>
          <w:top w:val="nil"/>
          <w:left w:val="nil"/>
          <w:bottom w:val="nil"/>
          <w:right w:val="nil"/>
          <w:between w:val="nil"/>
        </w:pBdr>
        <w:rPr>
          <w:color w:val="000000" w:themeColor="text1"/>
        </w:rPr>
      </w:pPr>
    </w:p>
    <w:p w14:paraId="642CD61F" w14:textId="77777777" w:rsidR="00F131C5" w:rsidRPr="002823E5" w:rsidRDefault="00C546B4">
      <w:pPr>
        <w:numPr>
          <w:ilvl w:val="0"/>
          <w:numId w:val="2"/>
        </w:numPr>
        <w:rPr>
          <w:color w:val="000000" w:themeColor="text1"/>
        </w:rPr>
      </w:pPr>
      <w:r>
        <w:rPr>
          <w:b/>
          <w:bCs/>
          <w:color w:val="000000" w:themeColor="text1"/>
        </w:rPr>
        <w:t>Оптимальная площадь:</w:t>
      </w:r>
      <w:r>
        <w:rPr>
          <w:color w:val="000000" w:themeColor="text1"/>
        </w:rPr>
        <w:t xml:space="preserve"> Офис — 30-40 м², Переговорная — 20-30 м².</w:t>
      </w:r>
    </w:p>
    <w:p w14:paraId="271F4D10" w14:textId="77777777" w:rsidR="00F131C5" w:rsidRPr="002823E5" w:rsidRDefault="00C546B4">
      <w:pPr>
        <w:numPr>
          <w:ilvl w:val="0"/>
          <w:numId w:val="2"/>
        </w:numPr>
        <w:rPr>
          <w:color w:val="000000" w:themeColor="text1"/>
        </w:rPr>
      </w:pPr>
      <w:r>
        <w:rPr>
          <w:b/>
          <w:bCs/>
          <w:color w:val="000000" w:themeColor="text1"/>
        </w:rPr>
        <w:t>Двери:</w:t>
      </w:r>
      <w:r>
        <w:rPr>
          <w:color w:val="000000" w:themeColor="text1"/>
        </w:rPr>
        <w:t xml:space="preserve"> Стандартные офисные двери.</w:t>
      </w:r>
    </w:p>
    <w:p w14:paraId="76DC2491" w14:textId="77777777" w:rsidR="00F131C5" w:rsidRPr="002823E5" w:rsidRDefault="00C546B4">
      <w:pPr>
        <w:numPr>
          <w:ilvl w:val="0"/>
          <w:numId w:val="2"/>
        </w:numPr>
        <w:rPr>
          <w:color w:val="000000" w:themeColor="text1"/>
        </w:rPr>
      </w:pPr>
      <w:r>
        <w:rPr>
          <w:b/>
          <w:bCs/>
          <w:color w:val="000000" w:themeColor="text1"/>
        </w:rPr>
        <w:t>Окна:</w:t>
      </w:r>
      <w:r>
        <w:rPr>
          <w:color w:val="000000" w:themeColor="text1"/>
        </w:rPr>
        <w:t xml:space="preserve"> Панорамные или стандартные для обеспечения инсоляции.</w:t>
      </w:r>
    </w:p>
    <w:p w14:paraId="7673D2FF" w14:textId="77777777" w:rsidR="00F131C5" w:rsidRPr="002823E5" w:rsidRDefault="00C546B4">
      <w:pPr>
        <w:numPr>
          <w:ilvl w:val="0"/>
          <w:numId w:val="2"/>
        </w:numPr>
        <w:rPr>
          <w:color w:val="000000" w:themeColor="text1"/>
        </w:rPr>
      </w:pPr>
      <w:r>
        <w:rPr>
          <w:b/>
          <w:bCs/>
          <w:color w:val="000000" w:themeColor="text1"/>
        </w:rPr>
        <w:t>Освещение:</w:t>
      </w:r>
      <w:r>
        <w:rPr>
          <w:color w:val="000000" w:themeColor="text1"/>
        </w:rPr>
        <w:t xml:space="preserve"> Комфортное офисное, ~300-400 люкс.</w:t>
      </w:r>
    </w:p>
    <w:p w14:paraId="5472784C" w14:textId="77777777" w:rsidR="00F131C5" w:rsidRPr="002823E5" w:rsidRDefault="00C546B4">
      <w:pPr>
        <w:numPr>
          <w:ilvl w:val="0"/>
          <w:numId w:val="2"/>
        </w:numPr>
        <w:rPr>
          <w:color w:val="000000" w:themeColor="text1"/>
        </w:rPr>
      </w:pPr>
      <w:r>
        <w:rPr>
          <w:b/>
          <w:bCs/>
          <w:color w:val="000000" w:themeColor="text1"/>
        </w:rPr>
        <w:t>Расположение оборудования:</w:t>
      </w:r>
      <w:r>
        <w:rPr>
          <w:color w:val="000000" w:themeColor="text1"/>
        </w:rPr>
        <w:t xml:space="preserve"> Эргономичные рабочие места операторов и химиков (по 2 монитора на место). В переговорной устанавливается большой стол, интерактивная панель для вывода дашбордов качества воздуха, обеспечивается хорошая звукоизоляция и зона кофе-брейка. Отделение от чистых зон стеклянными панорамными перегородками (Open-space) позволяет визуально контролировать работу оборудования (Блок А) </w:t>
      </w:r>
      <w:del w:id="180" w:author="Кузнецова" w:date="2026-10-08T09:00:00Z">
        <w:r>
          <w:rPr>
            <w:color w:val="000000" w:themeColor="text1"/>
          </w:rPr>
          <w:delText>без нарушения стандартов GLP</w:delText>
        </w:r>
      </w:del>
      <w:ins w:id="181" w:author="Кузнецова" w:date="2026-10-08T09:00:00Z">
        <w:r>
          <w:rPr>
            <w:color w:val="000000" w:themeColor="text1"/>
          </w:rPr>
          <w:t>без нарушения требований ISO/IEC 17025 к разделению зон</w:t>
        </w:r>
      </w:ins>
      <w:r>
        <w:rPr>
          <w:color w:val="000000" w:themeColor="text1"/>
        </w:rPr>
        <w:t>. Серверная стойка LIMS выносится в прилегающий запираемый тамбур с индивидуальным кондиционером.</w:t>
      </w:r>
      <w:ins w:id="182" w:author="Кузнецова" w:date="2026-10-08T09:00:00Z">
        <w:r>
          <w:rPr>
            <w:color w:val="000000" w:themeColor="text1"/>
          </w:rPr>
          <w:t xml:space="preserve"> Отдельно от лабораторий предусматриваются бытовые помещения персонала: раздевалки, санузлы и комната приема пищи (прием пищи в лабораториях запрещен).</w:t>
        </w:r>
      </w:ins>
    </w:p>
    <w:p w14:paraId="467DD898" w14:textId="77777777" w:rsidR="00F131C5" w:rsidRPr="002823E5" w:rsidRDefault="00F131C5">
      <w:pPr>
        <w:widowControl w:val="0"/>
        <w:pBdr>
          <w:top w:val="nil"/>
          <w:left w:val="nil"/>
          <w:bottom w:val="nil"/>
          <w:right w:val="nil"/>
          <w:between w:val="nil"/>
        </w:pBdr>
        <w:rPr>
          <w:color w:val="000000" w:themeColor="text1"/>
        </w:rPr>
      </w:pPr>
    </w:p>
    <w:p w14:paraId="64EB2904" w14:textId="77777777" w:rsidR="00F131C5" w:rsidRPr="002823E5" w:rsidRDefault="00C546B4">
      <w:pPr>
        <w:pStyle w:val="Heading2"/>
        <w:rPr>
          <w:color w:val="000000" w:themeColor="text1"/>
        </w:rPr>
      </w:pPr>
      <w:bookmarkStart w:id="183" w:name="_hhmsv7ruarzh" w:colFirst="0" w:colLast="0"/>
      <w:bookmarkEnd w:id="183"/>
      <w:r>
        <w:rPr>
          <w:color w:val="000000" w:themeColor="text1"/>
        </w:rPr>
        <w:t>III. Общие требования к архитектуре и эксплуатации лабораторий (Для проектировщиков)</w:t>
      </w:r>
    </w:p>
    <w:p w14:paraId="2C916A93" w14:textId="77777777" w:rsidR="00F131C5" w:rsidRPr="002823E5" w:rsidRDefault="00C546B4">
      <w:pPr>
        <w:rPr>
          <w:color w:val="000000" w:themeColor="text1"/>
        </w:rPr>
      </w:pPr>
      <w:r>
        <w:rPr>
          <w:color w:val="000000" w:themeColor="text1"/>
        </w:rPr>
        <w:t>Данный раздел обязателен к исполнению для успешного прохождения аккредитации (ISO/IEC 17025) и стабильной работы приборного парка.</w:t>
      </w:r>
    </w:p>
    <w:p w14:paraId="61B2675C" w14:textId="77777777" w:rsidR="00F131C5" w:rsidRPr="002823E5" w:rsidRDefault="00F131C5">
      <w:pPr>
        <w:widowControl w:val="0"/>
        <w:pBdr>
          <w:top w:val="nil"/>
          <w:left w:val="nil"/>
          <w:bottom w:val="nil"/>
          <w:right w:val="nil"/>
          <w:between w:val="nil"/>
        </w:pBdr>
        <w:rPr>
          <w:color w:val="000000" w:themeColor="text1"/>
        </w:rPr>
      </w:pPr>
    </w:p>
    <w:p w14:paraId="14342C16" w14:textId="77777777" w:rsidR="00F131C5" w:rsidRPr="002823E5" w:rsidRDefault="00C546B4">
      <w:pPr>
        <w:rPr>
          <w:color w:val="000000" w:themeColor="text1"/>
        </w:rPr>
      </w:pPr>
      <w:r>
        <w:rPr>
          <w:b/>
          <w:bCs/>
          <w:color w:val="000000" w:themeColor="text1"/>
        </w:rPr>
        <w:t xml:space="preserve">1. Архитектурно-планировочные решения </w:t>
      </w:r>
      <w:del w:id="184" w:author="Кузнецова" w:date="2026-10-08T09:00:00Z">
        <w:r>
          <w:rPr>
            <w:b/>
            <w:bCs/>
            <w:color w:val="000000" w:themeColor="text1"/>
          </w:rPr>
          <w:delText>(Принцип однонаправленного потока)</w:delText>
        </w:r>
      </w:del>
      <w:ins w:id="185" w:author="Кузнецова" w:date="2026-10-08T09:00:00Z">
        <w:r>
          <w:rPr>
            <w:b/>
            <w:bCs/>
            <w:color w:val="000000" w:themeColor="text1"/>
          </w:rPr>
          <w:t>(Зонирование и потоки)</w:t>
        </w:r>
      </w:ins>
    </w:p>
    <w:p w14:paraId="308BFE8B" w14:textId="77777777" w:rsidR="00F131C5" w:rsidRPr="002823E5" w:rsidRDefault="00F131C5">
      <w:pPr>
        <w:widowControl w:val="0"/>
        <w:pBdr>
          <w:top w:val="nil"/>
          <w:left w:val="nil"/>
          <w:bottom w:val="nil"/>
          <w:right w:val="nil"/>
          <w:between w:val="nil"/>
        </w:pBdr>
        <w:rPr>
          <w:color w:val="000000" w:themeColor="text1"/>
        </w:rPr>
      </w:pPr>
    </w:p>
    <w:p w14:paraId="05B0D6F8" w14:textId="77777777" w:rsidR="00F131C5" w:rsidRPr="002823E5" w:rsidRDefault="00C546B4">
      <w:pPr>
        <w:numPr>
          <w:ilvl w:val="0"/>
          <w:numId w:val="2"/>
        </w:numPr>
        <w:rPr>
          <w:color w:val="000000" w:themeColor="text1"/>
        </w:rPr>
      </w:pPr>
      <w:del w:id="186" w:author="Кузнецова" w:date="2026-10-08T09:00:00Z">
        <w:r>
          <w:rPr>
            <w:color w:val="000000" w:themeColor="text1"/>
          </w:rPr>
          <w:delText>Персонал, пробы и посуда должны перемещаться исключительно от "грязных" зон (Блок C и B) к "чистым" зонам (Блок А). Обратное пересечение потоков запрещено во избежание перекрестного загрязнения.</w:delText>
        </w:r>
      </w:del>
      <w:ins w:id="187" w:author="Кузнецова" w:date="2026-10-08T09:00:00Z">
        <w:r>
          <w:rPr>
            <w:color w:val="000000" w:themeColor="text1"/>
          </w:rPr>
          <w:t>Зоны разделяются по уровню концентраций: пробы с высоким содержанием загрязнителей не проходят через чистые зоны. Вход в чистые помещения (Лаборатория 1, комната 1а, весовая) — только через тамбуры; пробы и чистые расходные материалы подаются разными путями (передаточные окна). Строго однонаправленный поток, как на фармацевтическом производстве, для лаборатории не требуется и на практике невыполним.</w:t>
        </w:r>
      </w:ins>
    </w:p>
    <w:p w14:paraId="6C338B9B" w14:textId="77777777" w:rsidR="00F131C5" w:rsidRPr="002823E5" w:rsidRDefault="00C546B4">
      <w:pPr>
        <w:numPr>
          <w:ilvl w:val="0"/>
          <w:numId w:val="2"/>
        </w:numPr>
        <w:rPr>
          <w:color w:val="000000" w:themeColor="text1"/>
        </w:rPr>
      </w:pPr>
      <w:r>
        <w:rPr>
          <w:color w:val="000000" w:themeColor="text1"/>
        </w:rPr>
        <w:t>Коридоры должны позволять беспрепятственную транспортировку газовых баллонов на тележках (широкие двери, отсутствие высоких порогов).</w:t>
      </w:r>
      <w:ins w:id="188" w:author="Кузнецова" w:date="2026-10-08T09:00:00Z">
        <w:r>
          <w:rPr>
            <w:color w:val="000000" w:themeColor="text1"/>
          </w:rPr>
          <w:t xml:space="preserve"> Ширина дверей по маршруту заноса оборудования — не менее 1200 мм в свету, высота — 2,1–2,4 м (по габаритам транспортной упаковки приборов); если лаборатории выше первого этажа — грузовой лифт.</w:t>
        </w:r>
      </w:ins>
    </w:p>
    <w:p w14:paraId="107FBD43" w14:textId="77777777" w:rsidR="00F131C5" w:rsidRPr="002823E5" w:rsidRDefault="00C546B4">
      <w:pPr>
        <w:numPr>
          <w:ilvl w:val="0"/>
          <w:numId w:val="2"/>
        </w:numPr>
        <w:rPr>
          <w:color w:val="000000" w:themeColor="text1"/>
        </w:rPr>
      </w:pPr>
      <w:r>
        <w:rPr>
          <w:color w:val="000000" w:themeColor="text1"/>
        </w:rPr>
        <w:t xml:space="preserve">Строгое зонирование офисной части (Блок D) от химических зон, </w:t>
      </w:r>
      <w:del w:id="189" w:author="Кузнецова" w:date="2026-10-08T09:00:00Z">
        <w:r>
          <w:rPr>
            <w:color w:val="000000" w:themeColor="text1"/>
          </w:rPr>
          <w:delText>обеспечение стандартов надлежащей лабораторной практики (GLP)</w:delText>
        </w:r>
      </w:del>
      <w:ins w:id="190" w:author="Кузнецова" w:date="2026-10-08T09:00:00Z">
        <w:r>
          <w:rPr>
            <w:color w:val="000000" w:themeColor="text1"/>
          </w:rPr>
          <w:t>разделение несовместимых зон по ISO/IEC 17025 (п. 6.3)</w:t>
        </w:r>
      </w:ins>
      <w:r>
        <w:rPr>
          <w:color w:val="000000" w:themeColor="text1"/>
        </w:rPr>
        <w:t>.</w:t>
      </w:r>
    </w:p>
    <w:p w14:paraId="0F8C61E0" w14:textId="77777777" w:rsidR="00F131C5" w:rsidRPr="002823E5" w:rsidRDefault="00F131C5">
      <w:pPr>
        <w:widowControl w:val="0"/>
        <w:pBdr>
          <w:top w:val="nil"/>
          <w:left w:val="nil"/>
          <w:bottom w:val="nil"/>
          <w:right w:val="nil"/>
          <w:between w:val="nil"/>
        </w:pBdr>
        <w:rPr>
          <w:color w:val="000000" w:themeColor="text1"/>
        </w:rPr>
      </w:pPr>
    </w:p>
    <w:p w14:paraId="17937A23" w14:textId="77777777" w:rsidR="00F131C5" w:rsidRPr="002823E5" w:rsidRDefault="00C546B4">
      <w:pPr>
        <w:rPr>
          <w:color w:val="000000" w:themeColor="text1"/>
        </w:rPr>
      </w:pPr>
      <w:r>
        <w:rPr>
          <w:b/>
          <w:bCs/>
          <w:color w:val="000000" w:themeColor="text1"/>
        </w:rPr>
        <w:t>2. Каскад давлений (Вентиляция и HVAC)</w:t>
      </w:r>
    </w:p>
    <w:p w14:paraId="0FC14731" w14:textId="77777777" w:rsidR="00F131C5" w:rsidRPr="002823E5" w:rsidRDefault="00F131C5">
      <w:pPr>
        <w:widowControl w:val="0"/>
        <w:pBdr>
          <w:top w:val="nil"/>
          <w:left w:val="nil"/>
          <w:bottom w:val="nil"/>
          <w:right w:val="nil"/>
          <w:between w:val="nil"/>
        </w:pBdr>
        <w:rPr>
          <w:color w:val="000000" w:themeColor="text1"/>
        </w:rPr>
      </w:pPr>
    </w:p>
    <w:p w14:paraId="04D4D84E" w14:textId="77777777" w:rsidR="00F131C5" w:rsidRPr="002823E5" w:rsidRDefault="00C546B4">
      <w:pPr>
        <w:numPr>
          <w:ilvl w:val="0"/>
          <w:numId w:val="2"/>
        </w:numPr>
        <w:rPr>
          <w:color w:val="000000" w:themeColor="text1"/>
        </w:rPr>
      </w:pPr>
      <w:r>
        <w:rPr>
          <w:b/>
          <w:bCs/>
          <w:color w:val="000000" w:themeColor="text1"/>
        </w:rPr>
        <w:t>Отрицательное давление:</w:t>
      </w:r>
      <w:r>
        <w:rPr>
          <w:color w:val="000000" w:themeColor="text1"/>
        </w:rPr>
        <w:t xml:space="preserve"> В комнатах Блока B (особенно в Кислотной комнате и Складе реактивов) объем вытяжного воздуха должен превышать приток. Это гарантирует, что агрессивные испарения и запахи не покинут пределы комнаты.</w:t>
      </w:r>
    </w:p>
    <w:p w14:paraId="747ACFF8" w14:textId="77777777" w:rsidR="00F131C5" w:rsidRPr="002823E5" w:rsidRDefault="00C546B4">
      <w:pPr>
        <w:numPr>
          <w:ilvl w:val="0"/>
          <w:numId w:val="2"/>
        </w:numPr>
        <w:rPr>
          <w:color w:val="000000" w:themeColor="text1"/>
        </w:rPr>
      </w:pPr>
      <w:r>
        <w:rPr>
          <w:b/>
          <w:bCs/>
          <w:color w:val="000000" w:themeColor="text1"/>
        </w:rPr>
        <w:lastRenderedPageBreak/>
        <w:t>Положительное давление (Подпор):</w:t>
      </w:r>
      <w:r>
        <w:rPr>
          <w:color w:val="000000" w:themeColor="text1"/>
        </w:rPr>
        <w:t xml:space="preserve"> В комнатах Блока А (особенно в Лаборатории ультраследового анализа) приток должен превышать вытяжку. Воздух из комнаты должен "выдавливаться" в коридор, чтобы пыль не проникала внутрь при открытии дверей.</w:t>
      </w:r>
    </w:p>
    <w:p w14:paraId="268960AB" w14:textId="77777777" w:rsidR="00F131C5" w:rsidRPr="002823E5" w:rsidRDefault="00C546B4">
      <w:pPr>
        <w:numPr>
          <w:ilvl w:val="0"/>
          <w:numId w:val="2"/>
        </w:numPr>
        <w:rPr>
          <w:color w:val="000000" w:themeColor="text1"/>
        </w:rPr>
      </w:pPr>
      <w:r>
        <w:rPr>
          <w:b/>
          <w:bCs/>
          <w:color w:val="000000" w:themeColor="text1"/>
        </w:rPr>
        <w:t>Сквозняки:</w:t>
      </w:r>
      <w:r>
        <w:rPr>
          <w:color w:val="000000" w:themeColor="text1"/>
        </w:rPr>
        <w:t xml:space="preserve"> Выходы приточной вентиляции (диффузоры) не должны дуть непосредственно на аналитические весы, плазменные горелки или оптические системы приборов.</w:t>
      </w:r>
    </w:p>
    <w:p w14:paraId="7F4E5875" w14:textId="77777777" w:rsidR="009F6FDE" w:rsidRDefault="00000000">
      <w:pPr>
        <w:numPr>
          <w:ilvl w:val="0"/>
          <w:numId w:val="2"/>
        </w:numPr>
        <w:rPr>
          <w:ins w:id="191" w:author="Кузнецова" w:date="2026-10-08T09:00:00Z"/>
          <w:color w:val="000000" w:themeColor="text1"/>
        </w:rPr>
      </w:pPr>
      <w:ins w:id="192" w:author="Кузнецова" w:date="2026-10-08T09:00:00Z">
        <w:r>
          <w:rPr>
            <w:b/>
            <w:bCs/>
            <w:color w:val="000000" w:themeColor="text1"/>
          </w:rPr>
          <w:t>Наружный воздух:</w:t>
        </w:r>
        <w:r>
          <w:rPr>
            <w:color w:val="000000" w:themeColor="text1"/>
          </w:rPr>
          <w:t xml:space="preserve"> лабораторные зоны (Блоки А и B) обслуживаются 100 % наружным воздухом без рециркуляции (ANSI/ASSP Z9.5). Рекуперация тепла — только без перетока воздуха (гликолевая); роторные рекуператоры не применяются.</w:t>
        </w:r>
      </w:ins>
    </w:p>
    <w:p w14:paraId="7BA4869F" w14:textId="77777777" w:rsidR="009F6FDE" w:rsidRDefault="00000000">
      <w:pPr>
        <w:numPr>
          <w:ilvl w:val="0"/>
          <w:numId w:val="2"/>
        </w:numPr>
        <w:rPr>
          <w:ins w:id="193" w:author="Кузнецова" w:date="2026-10-08T09:00:00Z"/>
          <w:color w:val="000000" w:themeColor="text1"/>
        </w:rPr>
      </w:pPr>
      <w:ins w:id="194" w:author="Кузнецова" w:date="2026-10-08T09:00:00Z">
        <w:r>
          <w:rPr>
            <w:b/>
            <w:bCs/>
            <w:color w:val="000000" w:themeColor="text1"/>
          </w:rPr>
          <w:t>Вытяжные шкафы:</w:t>
        </w:r>
        <w:r>
          <w:rPr>
            <w:color w:val="000000" w:themeColor="text1"/>
          </w:rPr>
          <w:t xml:space="preserve"> количество и ширина шкафов задаются по каждой комнате до начала проектирования; испытания по EN 14175. Кислотная вытяжка (воздуховоды PP/PVDF) и вытяжка от растворителей — раздельные системы.</w:t>
        </w:r>
      </w:ins>
    </w:p>
    <w:p w14:paraId="71CD8735" w14:textId="77777777" w:rsidR="009F6FDE" w:rsidRDefault="00000000">
      <w:pPr>
        <w:numPr>
          <w:ilvl w:val="0"/>
          <w:numId w:val="2"/>
        </w:numPr>
        <w:rPr>
          <w:ins w:id="195" w:author="Кузнецова" w:date="2026-10-08T09:00:00Z"/>
          <w:color w:val="000000" w:themeColor="text1"/>
        </w:rPr>
      </w:pPr>
      <w:ins w:id="196" w:author="Кузнецова" w:date="2026-10-08T09:00:00Z">
        <w:r>
          <w:rPr>
            <w:b/>
            <w:bCs/>
            <w:color w:val="000000" w:themeColor="text1"/>
          </w:rPr>
          <w:t>Местные отсосы:</w:t>
        </w:r>
        <w:r>
          <w:rPr>
            <w:color w:val="000000" w:themeColor="text1"/>
          </w:rPr>
          <w:t xml:space="preserve"> от плазмы ИСП-МС, источника ЖХ-МС, сброса ГХ-МС, анализатора UNICUBE, системы TANK 40, муфельной печи и плавильной установки.</w:t>
        </w:r>
      </w:ins>
    </w:p>
    <w:p w14:paraId="74C8E96C" w14:textId="77777777" w:rsidR="009F6FDE" w:rsidRDefault="00000000">
      <w:pPr>
        <w:numPr>
          <w:ilvl w:val="0"/>
          <w:numId w:val="2"/>
        </w:numPr>
        <w:rPr>
          <w:ins w:id="197" w:author="Кузнецова" w:date="2026-10-08T09:00:00Z"/>
          <w:color w:val="000000" w:themeColor="text1"/>
        </w:rPr>
      </w:pPr>
      <w:ins w:id="198" w:author="Кузнецова" w:date="2026-10-08T09:00:00Z">
        <w:r>
          <w:rPr>
            <w:b/>
            <w:bCs/>
            <w:color w:val="000000" w:themeColor="text1"/>
          </w:rPr>
          <w:t>Выбросы на кровле:</w:t>
        </w:r>
        <w:r>
          <w:rPr>
            <w:color w:val="000000" w:themeColor="text1"/>
          </w:rPr>
          <w:t xml:space="preserve"> трубы не ниже 3 м над кровлей, скорость выброса не менее 15 м/с, удаленность от воздухозаборов и от пробоотборников мониторинга (ANSI/ASSP Z9.5).</w:t>
        </w:r>
      </w:ins>
    </w:p>
    <w:p w14:paraId="5AAFC719" w14:textId="77777777" w:rsidR="00F131C5" w:rsidRPr="002823E5" w:rsidRDefault="00F131C5">
      <w:pPr>
        <w:widowControl w:val="0"/>
        <w:pBdr>
          <w:top w:val="nil"/>
          <w:left w:val="nil"/>
          <w:bottom w:val="nil"/>
          <w:right w:val="nil"/>
          <w:between w:val="nil"/>
        </w:pBdr>
        <w:rPr>
          <w:color w:val="000000" w:themeColor="text1"/>
        </w:rPr>
      </w:pPr>
    </w:p>
    <w:p w14:paraId="2475F575" w14:textId="77777777" w:rsidR="00F131C5" w:rsidRPr="002823E5" w:rsidRDefault="00C546B4">
      <w:pPr>
        <w:rPr>
          <w:color w:val="000000" w:themeColor="text1"/>
        </w:rPr>
      </w:pPr>
      <w:r>
        <w:rPr>
          <w:b/>
          <w:bCs/>
          <w:color w:val="000000" w:themeColor="text1"/>
        </w:rPr>
        <w:t>3. Вибрация и фундаментальные нагрузки</w:t>
      </w:r>
    </w:p>
    <w:p w14:paraId="5C564824" w14:textId="77777777" w:rsidR="00F131C5" w:rsidRPr="002823E5" w:rsidRDefault="00F131C5">
      <w:pPr>
        <w:widowControl w:val="0"/>
        <w:pBdr>
          <w:top w:val="nil"/>
          <w:left w:val="nil"/>
          <w:bottom w:val="nil"/>
          <w:right w:val="nil"/>
          <w:between w:val="nil"/>
        </w:pBdr>
        <w:rPr>
          <w:color w:val="000000" w:themeColor="text1"/>
        </w:rPr>
      </w:pPr>
    </w:p>
    <w:p w14:paraId="751A8795" w14:textId="77777777" w:rsidR="00F131C5" w:rsidRPr="002823E5" w:rsidRDefault="00C546B4">
      <w:pPr>
        <w:numPr>
          <w:ilvl w:val="0"/>
          <w:numId w:val="2"/>
        </w:numPr>
        <w:rPr>
          <w:color w:val="000000" w:themeColor="text1"/>
        </w:rPr>
      </w:pPr>
      <w:r>
        <w:rPr>
          <w:color w:val="000000" w:themeColor="text1"/>
        </w:rPr>
        <w:t>Для Весовой комнаты и помещений с масс-спектрометрами перекрытия не должны передавать структурные вибрации от работы лифтов, внешнего трафика или мощных компрессоров вентиляции.</w:t>
      </w:r>
    </w:p>
    <w:p w14:paraId="15D05EA9" w14:textId="77777777" w:rsidR="00F131C5" w:rsidRPr="002823E5" w:rsidRDefault="00C546B4">
      <w:pPr>
        <w:numPr>
          <w:ilvl w:val="0"/>
          <w:numId w:val="2"/>
        </w:numPr>
        <w:rPr>
          <w:color w:val="000000" w:themeColor="text1"/>
        </w:rPr>
      </w:pPr>
      <w:r>
        <w:rPr>
          <w:color w:val="000000" w:themeColor="text1"/>
        </w:rPr>
        <w:t xml:space="preserve">Антивибрационные столы </w:t>
      </w:r>
      <w:del w:id="199" w:author="Кузнецова" w:date="2026-10-08T09:00:00Z">
        <w:r>
          <w:rPr>
            <w:color w:val="000000" w:themeColor="text1"/>
          </w:rPr>
          <w:delText>(особенно под весы с 5-6 знаками)</w:delText>
        </w:r>
      </w:del>
      <w:ins w:id="200" w:author="Кузнецова" w:date="2026-10-08T09:00:00Z">
        <w:r>
          <w:rPr>
            <w:color w:val="000000" w:themeColor="text1"/>
          </w:rPr>
          <w:t>(особенно под микровесы)</w:t>
        </w:r>
      </w:ins>
      <w:r>
        <w:rPr>
          <w:color w:val="000000" w:themeColor="text1"/>
        </w:rPr>
        <w:t xml:space="preserve"> рекомендуется устанавливать на отдельных независимых фундаментах или демпферных платформах.</w:t>
      </w:r>
    </w:p>
    <w:p w14:paraId="75CC32B6" w14:textId="77777777" w:rsidR="009F6FDE" w:rsidRDefault="00000000">
      <w:pPr>
        <w:numPr>
          <w:ilvl w:val="0"/>
          <w:numId w:val="2"/>
        </w:numPr>
        <w:rPr>
          <w:ins w:id="201" w:author="Кузнецова" w:date="2026-10-08T09:00:00Z"/>
          <w:color w:val="000000" w:themeColor="text1"/>
        </w:rPr>
      </w:pPr>
      <w:ins w:id="202" w:author="Кузнецова" w:date="2026-10-08T09:00:00Z">
        <w:r>
          <w:rPr>
            <w:b/>
            <w:bCs/>
            <w:color w:val="000000" w:themeColor="text1"/>
          </w:rPr>
          <w:t>Размещение:</w:t>
        </w:r>
        <w:r>
          <w:rPr>
            <w:color w:val="000000" w:themeColor="text1"/>
          </w:rPr>
          <w:t xml:space="preserve"> весовую и помещения с масс-спектрометрами размещать на плите первого этажа, вдали от лифтов, венткамер и генератора; задать критерий вибрации (например, кривая VC-A).</w:t>
        </w:r>
      </w:ins>
    </w:p>
    <w:p w14:paraId="35C26E99" w14:textId="77777777" w:rsidR="009F6FDE" w:rsidRDefault="00000000">
      <w:pPr>
        <w:numPr>
          <w:ilvl w:val="0"/>
          <w:numId w:val="2"/>
        </w:numPr>
        <w:rPr>
          <w:ins w:id="203" w:author="Кузнецова" w:date="2026-10-08T09:00:00Z"/>
          <w:color w:val="000000" w:themeColor="text1"/>
        </w:rPr>
      </w:pPr>
      <w:ins w:id="204" w:author="Кузнецова" w:date="2026-10-08T09:00:00Z">
        <w:r>
          <w:rPr>
            <w:b/>
            <w:bCs/>
            <w:color w:val="000000" w:themeColor="text1"/>
          </w:rPr>
          <w:t>Нагрузки и высота этажа:</w:t>
        </w:r>
        <w:r>
          <w:rPr>
            <w:color w:val="000000" w:themeColor="text1"/>
          </w:rPr>
          <w:t xml:space="preserve"> учесть сосредоточенные нагрузки (XRF — 620 кг, генератор азота с компрессором — до ~200 кг, групповые рампы баллонов). Высота этажа — 4,2–4,5 м для размещения воздуховодов.</w:t>
        </w:r>
      </w:ins>
    </w:p>
    <w:p w14:paraId="7F19AE6F" w14:textId="77777777" w:rsidR="00F131C5" w:rsidRPr="002823E5" w:rsidRDefault="00F131C5">
      <w:pPr>
        <w:widowControl w:val="0"/>
        <w:pBdr>
          <w:top w:val="nil"/>
          <w:left w:val="nil"/>
          <w:bottom w:val="nil"/>
          <w:right w:val="nil"/>
          <w:between w:val="nil"/>
        </w:pBdr>
        <w:rPr>
          <w:color w:val="000000" w:themeColor="text1"/>
        </w:rPr>
      </w:pPr>
    </w:p>
    <w:p w14:paraId="1745C3C6" w14:textId="77777777" w:rsidR="00F131C5" w:rsidRPr="002823E5" w:rsidRDefault="00C546B4">
      <w:pPr>
        <w:rPr>
          <w:color w:val="000000" w:themeColor="text1"/>
        </w:rPr>
      </w:pPr>
      <w:r>
        <w:rPr>
          <w:b/>
          <w:bCs/>
          <w:color w:val="000000" w:themeColor="text1"/>
        </w:rPr>
        <w:t>4. Электроснабжение и заземление</w:t>
      </w:r>
    </w:p>
    <w:p w14:paraId="6A744889" w14:textId="77777777" w:rsidR="00F131C5" w:rsidRPr="002823E5" w:rsidRDefault="00F131C5">
      <w:pPr>
        <w:widowControl w:val="0"/>
        <w:pBdr>
          <w:top w:val="nil"/>
          <w:left w:val="nil"/>
          <w:bottom w:val="nil"/>
          <w:right w:val="nil"/>
          <w:between w:val="nil"/>
        </w:pBdr>
        <w:rPr>
          <w:color w:val="000000" w:themeColor="text1"/>
        </w:rPr>
      </w:pPr>
    </w:p>
    <w:p w14:paraId="0A0FA629" w14:textId="77777777" w:rsidR="00F131C5" w:rsidRPr="002823E5" w:rsidRDefault="00C546B4">
      <w:pPr>
        <w:numPr>
          <w:ilvl w:val="0"/>
          <w:numId w:val="2"/>
        </w:numPr>
        <w:rPr>
          <w:color w:val="000000" w:themeColor="text1"/>
        </w:rPr>
      </w:pPr>
      <w:r>
        <w:rPr>
          <w:color w:val="000000" w:themeColor="text1"/>
        </w:rPr>
        <w:t xml:space="preserve">Всё измерительное оборудование Блока А требует </w:t>
      </w:r>
      <w:del w:id="205" w:author="Кузнецова" w:date="2026-10-08T09:00:00Z">
        <w:r>
          <w:rPr>
            <w:b/>
            <w:bCs/>
            <w:color w:val="000000" w:themeColor="text1"/>
          </w:rPr>
          <w:delText>выделенного, независимого контура заземления</w:delText>
        </w:r>
      </w:del>
      <w:ins w:id="206" w:author="Кузнецова" w:date="2026-10-08T09:00:00Z">
        <w:r>
          <w:rPr>
            <w:b/>
            <w:bCs/>
            <w:color w:val="000000" w:themeColor="text1"/>
          </w:rPr>
          <w:t>выделенного функционального заземляющего проводника, подключенного к главной заземляющей шине здания (схема «звезда», сеть TN-S)</w:t>
        </w:r>
      </w:ins>
      <w:r>
        <w:rPr>
          <w:color w:val="000000" w:themeColor="text1"/>
        </w:rPr>
        <w:t xml:space="preserve"> (сопротивление не более 2-4 Ом). "Шумная" земля от двигателей и компрессоров здания выведет из строя детекторы.</w:t>
      </w:r>
      <w:ins w:id="207" w:author="Кузнецова" w:date="2026-10-08T09:00:00Z">
        <w:r>
          <w:rPr>
            <w:color w:val="000000" w:themeColor="text1"/>
          </w:rPr>
          <w:t xml:space="preserve"> Отдельный независимый заземлитель не допускается: по IEC 60364 все заземления объекта объединяются, иначе возникает опасная разность потенциалов.</w:t>
        </w:r>
      </w:ins>
    </w:p>
    <w:p w14:paraId="15662613" w14:textId="77777777" w:rsidR="00F131C5" w:rsidRPr="002823E5" w:rsidRDefault="00C546B4">
      <w:pPr>
        <w:numPr>
          <w:ilvl w:val="0"/>
          <w:numId w:val="2"/>
        </w:numPr>
        <w:rPr>
          <w:color w:val="000000" w:themeColor="text1"/>
        </w:rPr>
      </w:pPr>
      <w:r>
        <w:rPr>
          <w:color w:val="000000" w:themeColor="text1"/>
        </w:rPr>
        <w:t>Обязательна установка промышленных ИБП двойного преобразования (On-Line) для каждого хроматомасс-спектрометра. Внезапное отключение электроэнергии приведет к падению вакуума и дорогостоящему ремонту детекторов.</w:t>
      </w:r>
      <w:ins w:id="208" w:author="Кузнецова" w:date="2026-10-08T09:00:00Z">
        <w:r>
          <w:rPr>
            <w:color w:val="000000" w:themeColor="text1"/>
          </w:rPr>
          <w:t xml:space="preserve"> Дополнительно — дизель-генератор для вытяжки склада реактивов, кислотных и растворительных шкафов, газовой рампы, холодильников с пробами и вакуумных насосов.</w:t>
        </w:r>
      </w:ins>
    </w:p>
    <w:p w14:paraId="0ACF5CB4" w14:textId="77777777" w:rsidR="00F131C5" w:rsidRPr="002823E5" w:rsidRDefault="00F131C5">
      <w:pPr>
        <w:widowControl w:val="0"/>
        <w:pBdr>
          <w:top w:val="nil"/>
          <w:left w:val="nil"/>
          <w:bottom w:val="nil"/>
          <w:right w:val="nil"/>
          <w:between w:val="nil"/>
        </w:pBdr>
        <w:rPr>
          <w:color w:val="000000" w:themeColor="text1"/>
        </w:rPr>
      </w:pPr>
    </w:p>
    <w:p w14:paraId="502428E6" w14:textId="77777777" w:rsidR="00F131C5" w:rsidRPr="002823E5" w:rsidRDefault="00C546B4">
      <w:pPr>
        <w:rPr>
          <w:color w:val="000000" w:themeColor="text1"/>
        </w:rPr>
      </w:pPr>
      <w:r>
        <w:rPr>
          <w:b/>
          <w:bCs/>
          <w:color w:val="000000" w:themeColor="text1"/>
        </w:rPr>
        <w:lastRenderedPageBreak/>
        <w:t>5. Инфраструктура чистых газов</w:t>
      </w:r>
    </w:p>
    <w:p w14:paraId="1641F2A6" w14:textId="77777777" w:rsidR="00F131C5" w:rsidRPr="002823E5" w:rsidRDefault="00F131C5">
      <w:pPr>
        <w:widowControl w:val="0"/>
        <w:pBdr>
          <w:top w:val="nil"/>
          <w:left w:val="nil"/>
          <w:bottom w:val="nil"/>
          <w:right w:val="nil"/>
          <w:between w:val="nil"/>
        </w:pBdr>
        <w:rPr>
          <w:color w:val="000000" w:themeColor="text1"/>
        </w:rPr>
      </w:pPr>
    </w:p>
    <w:p w14:paraId="7B067DC7" w14:textId="77777777" w:rsidR="00F131C5" w:rsidRPr="002823E5" w:rsidRDefault="00C546B4">
      <w:pPr>
        <w:numPr>
          <w:ilvl w:val="0"/>
          <w:numId w:val="2"/>
        </w:numPr>
        <w:rPr>
          <w:color w:val="000000" w:themeColor="text1"/>
        </w:rPr>
      </w:pPr>
      <w:r>
        <w:rPr>
          <w:color w:val="000000" w:themeColor="text1"/>
        </w:rPr>
        <w:t>Запрещается держать баллоны непосредственно возле приборов (кроме мелких емкостей). Все газы (аргон, гелий, азот, кислород, поверочные смеси) должны располагаться в отдельной Газовой рампе (Блок C).</w:t>
      </w:r>
      <w:ins w:id="209" w:author="Кузнецова" w:date="2026-10-08T09:00:00Z">
        <w:r>
          <w:rPr>
            <w:color w:val="000000" w:themeColor="text1"/>
          </w:rPr>
          <w:t xml:space="preserve"> Исключение — поверочные смеси для мобильного оборудования в вентилируемых газовых шкафах (см. п. 8 раздела 2.4). Азот и сухой воздух для ЖХ-МС подаются от генератора.</w:t>
        </w:r>
      </w:ins>
    </w:p>
    <w:p w14:paraId="43143354" w14:textId="77777777" w:rsidR="00F131C5" w:rsidRPr="002823E5" w:rsidRDefault="00C546B4">
      <w:pPr>
        <w:numPr>
          <w:ilvl w:val="0"/>
          <w:numId w:val="2"/>
        </w:numPr>
        <w:rPr>
          <w:color w:val="000000" w:themeColor="text1"/>
        </w:rPr>
      </w:pPr>
      <w:r>
        <w:rPr>
          <w:color w:val="000000" w:themeColor="text1"/>
        </w:rPr>
        <w:t xml:space="preserve">Магистрали от рампы до приборов должны выполняться из </w:t>
      </w:r>
      <w:r>
        <w:rPr>
          <w:b/>
          <w:bCs/>
          <w:color w:val="000000" w:themeColor="text1"/>
        </w:rPr>
        <w:t>электрополированной нержавеющей стали</w:t>
      </w:r>
      <w:r>
        <w:rPr>
          <w:color w:val="000000" w:themeColor="text1"/>
        </w:rPr>
        <w:t xml:space="preserve"> (для органических анализов)</w:t>
      </w:r>
      <w:del w:id="210" w:author="Кузнецова" w:date="2026-10-08T09:00:00Z">
        <w:r>
          <w:rPr>
            <w:color w:val="000000" w:themeColor="text1"/>
          </w:rPr>
          <w:delText xml:space="preserve"> и из </w:delText>
        </w:r>
      </w:del>
      <w:ins w:id="211" w:author="Кузнецова" w:date="2026-10-08T09:00:00Z">
        <w:r>
          <w:rPr>
            <w:color w:val="000000" w:themeColor="text1"/>
          </w:rPr>
          <w:t xml:space="preserve"> и для аргона к ИСП-МС. </w:t>
        </w:r>
      </w:ins>
      <w:del w:id="212" w:author="Кузнецова" w:date="2026-10-08T09:00:00Z">
        <w:r>
          <w:rPr>
            <w:b/>
            <w:bCs/>
            <w:color w:val="000000" w:themeColor="text1"/>
          </w:rPr>
          <w:delText>тефлона PFA</w:delText>
        </w:r>
        <w:r>
          <w:rPr>
            <w:color w:val="000000" w:themeColor="text1"/>
          </w:rPr>
          <w:delText xml:space="preserve"> (для неорганических анализов на ИСП-МС). Использование медных трубок недопустимо.</w:delText>
        </w:r>
      </w:del>
      <w:ins w:id="213" w:author="Кузнецова" w:date="2026-10-08T09:00:00Z">
        <w:r>
          <w:rPr>
            <w:color w:val="000000" w:themeColor="text1"/>
          </w:rPr>
          <w:t>Пластиковые трубки (в том числе PFA) для газовых магистралей не применяются: они проницаемы для воздуха и влаги; PFA используется только для жидкостей и линий подачи проб. Допустимость медных линий для аргона и азота — по требованиям к площадке (site prep) производителя.</w:t>
        </w:r>
      </w:ins>
    </w:p>
    <w:p w14:paraId="7901F6E7" w14:textId="77777777" w:rsidR="009F6FDE" w:rsidRDefault="009F6FDE">
      <w:pPr>
        <w:widowControl w:val="0"/>
        <w:pBdr>
          <w:top w:val="nil"/>
          <w:left w:val="nil"/>
          <w:bottom w:val="nil"/>
          <w:right w:val="nil"/>
          <w:between w:val="nil"/>
        </w:pBdr>
        <w:rPr>
          <w:ins w:id="214" w:author="Кузнецова" w:date="2026-10-08T09:00:00Z"/>
          <w:color w:val="000000" w:themeColor="text1"/>
        </w:rPr>
      </w:pPr>
    </w:p>
    <w:p w14:paraId="5B69F081" w14:textId="77777777" w:rsidR="009F6FDE" w:rsidRDefault="00000000">
      <w:pPr>
        <w:rPr>
          <w:ins w:id="215" w:author="Кузнецова" w:date="2026-10-08T09:00:00Z"/>
          <w:color w:val="000000" w:themeColor="text1"/>
        </w:rPr>
      </w:pPr>
      <w:ins w:id="216" w:author="Кузнецова" w:date="2026-10-08T09:00:00Z">
        <w:r>
          <w:rPr>
            <w:b/>
            <w:bCs/>
            <w:color w:val="000000" w:themeColor="text1"/>
          </w:rPr>
          <w:t>6. Водоснабжение и канализация</w:t>
        </w:r>
      </w:ins>
    </w:p>
    <w:p w14:paraId="0A3C76FC" w14:textId="77777777" w:rsidR="009F6FDE" w:rsidRDefault="009F6FDE">
      <w:pPr>
        <w:widowControl w:val="0"/>
        <w:pBdr>
          <w:top w:val="nil"/>
          <w:left w:val="nil"/>
          <w:bottom w:val="nil"/>
          <w:right w:val="nil"/>
          <w:between w:val="nil"/>
        </w:pBdr>
        <w:rPr>
          <w:ins w:id="217" w:author="Кузнецова" w:date="2026-10-08T09:00:00Z"/>
          <w:color w:val="000000" w:themeColor="text1"/>
        </w:rPr>
      </w:pPr>
    </w:p>
    <w:p w14:paraId="4CAD4729" w14:textId="77777777" w:rsidR="009F6FDE" w:rsidRDefault="00000000">
      <w:pPr>
        <w:numPr>
          <w:ilvl w:val="0"/>
          <w:numId w:val="2"/>
        </w:numPr>
        <w:rPr>
          <w:ins w:id="218" w:author="Кузнецова" w:date="2026-10-08T09:00:00Z"/>
          <w:color w:val="000000" w:themeColor="text1"/>
        </w:rPr>
      </w:pPr>
      <w:ins w:id="219" w:author="Кузнецова" w:date="2026-10-08T09:00:00Z">
        <w:r>
          <w:rPr>
            <w:b/>
            <w:bCs/>
            <w:color w:val="000000" w:themeColor="text1"/>
          </w:rPr>
          <w:t>Химстойкая канализация:</w:t>
        </w:r>
        <w:r>
          <w:rPr>
            <w:color w:val="000000" w:themeColor="text1"/>
          </w:rPr>
          <w:t xml:space="preserve"> трубопроводы из PP/PVDF от лабораторных моек, нейтрализационная емкость перед сбросом в сеть; отдельный сбор отходов с HF.</w:t>
        </w:r>
      </w:ins>
    </w:p>
    <w:p w14:paraId="2E8FD0C7" w14:textId="77777777" w:rsidR="009F6FDE" w:rsidRDefault="00000000">
      <w:pPr>
        <w:numPr>
          <w:ilvl w:val="0"/>
          <w:numId w:val="2"/>
        </w:numPr>
        <w:rPr>
          <w:ins w:id="220" w:author="Кузнецова" w:date="2026-10-08T09:00:00Z"/>
          <w:color w:val="000000" w:themeColor="text1"/>
        </w:rPr>
      </w:pPr>
      <w:ins w:id="221" w:author="Кузнецова" w:date="2026-10-08T09:00:00Z">
        <w:r>
          <w:rPr>
            <w:b/>
            <w:bCs/>
            <w:color w:val="000000" w:themeColor="text1"/>
          </w:rPr>
          <w:t>Аварийные души и фонтанчики для глаз:</w:t>
        </w:r>
        <w:r>
          <w:rPr>
            <w:color w:val="000000" w:themeColor="text1"/>
          </w:rPr>
          <w:t xml:space="preserve"> в каждой лаборатории, где работают с кислотами и щелочами, не дальше 10 секунд хода (ANSI/ISEA Z358.1).</w:t>
        </w:r>
      </w:ins>
    </w:p>
    <w:p w14:paraId="5E4936D0" w14:textId="77777777" w:rsidR="009F6FDE" w:rsidRDefault="00000000">
      <w:pPr>
        <w:numPr>
          <w:ilvl w:val="0"/>
          <w:numId w:val="2"/>
        </w:numPr>
        <w:rPr>
          <w:ins w:id="222" w:author="Кузнецова" w:date="2026-10-08T09:00:00Z"/>
          <w:color w:val="000000" w:themeColor="text1"/>
        </w:rPr>
      </w:pPr>
      <w:ins w:id="223" w:author="Кузнецова" w:date="2026-10-08T09:00:00Z">
        <w:r>
          <w:rPr>
            <w:b/>
            <w:bCs/>
            <w:color w:val="000000" w:themeColor="text1"/>
          </w:rPr>
          <w:t>Сверхчистая вода:</w:t>
        </w:r>
        <w:r>
          <w:rPr>
            <w:color w:val="000000" w:themeColor="text1"/>
          </w:rPr>
          <w:t xml:space="preserve"> кольцо воды 2-го типа от моечной, финишные модули 1-го типа у мест использования (ISO 3696).</w:t>
        </w:r>
      </w:ins>
    </w:p>
    <w:p w14:paraId="39C89F35" w14:textId="77777777" w:rsidR="009F6FDE" w:rsidRDefault="009F6FDE">
      <w:pPr>
        <w:widowControl w:val="0"/>
        <w:pBdr>
          <w:top w:val="nil"/>
          <w:left w:val="nil"/>
          <w:bottom w:val="nil"/>
          <w:right w:val="nil"/>
          <w:between w:val="nil"/>
        </w:pBdr>
        <w:rPr>
          <w:ins w:id="224" w:author="Кузнецова" w:date="2026-10-08T09:00:00Z"/>
          <w:color w:val="000000" w:themeColor="text1"/>
        </w:rPr>
      </w:pPr>
    </w:p>
    <w:p w14:paraId="60907F55" w14:textId="77777777" w:rsidR="009F6FDE" w:rsidRDefault="00000000">
      <w:pPr>
        <w:rPr>
          <w:ins w:id="225" w:author="Кузнецова" w:date="2026-10-08T09:00:00Z"/>
          <w:color w:val="000000" w:themeColor="text1"/>
        </w:rPr>
      </w:pPr>
      <w:ins w:id="226" w:author="Кузнецова" w:date="2026-10-08T09:00:00Z">
        <w:r>
          <w:rPr>
            <w:b/>
            <w:bCs/>
            <w:color w:val="000000" w:themeColor="text1"/>
          </w:rPr>
          <w:t>7. Контроль условий и резерв площадей</w:t>
        </w:r>
      </w:ins>
    </w:p>
    <w:p w14:paraId="2271B9DF" w14:textId="77777777" w:rsidR="009F6FDE" w:rsidRDefault="009F6FDE">
      <w:pPr>
        <w:widowControl w:val="0"/>
        <w:pBdr>
          <w:top w:val="nil"/>
          <w:left w:val="nil"/>
          <w:bottom w:val="nil"/>
          <w:right w:val="nil"/>
          <w:between w:val="nil"/>
        </w:pBdr>
        <w:rPr>
          <w:ins w:id="227" w:author="Кузнецова" w:date="2026-10-08T09:00:00Z"/>
          <w:color w:val="000000" w:themeColor="text1"/>
        </w:rPr>
      </w:pPr>
    </w:p>
    <w:p w14:paraId="7FF45941" w14:textId="77777777" w:rsidR="009F6FDE" w:rsidRDefault="00000000">
      <w:pPr>
        <w:numPr>
          <w:ilvl w:val="0"/>
          <w:numId w:val="2"/>
        </w:numPr>
        <w:rPr>
          <w:ins w:id="228" w:author="Кузнецова" w:date="2026-10-08T09:00:00Z"/>
          <w:color w:val="000000" w:themeColor="text1"/>
        </w:rPr>
      </w:pPr>
      <w:ins w:id="229" w:author="Кузнецова" w:date="2026-10-08T09:00:00Z">
        <w:r>
          <w:rPr>
            <w:b/>
            <w:bCs/>
            <w:color w:val="000000" w:themeColor="text1"/>
          </w:rPr>
          <w:t>Мониторинг:</w:t>
        </w:r>
        <w:r>
          <w:rPr>
            <w:color w:val="000000" w:themeColor="text1"/>
          </w:rPr>
          <w:t xml:space="preserve"> датчики температуры, влажности и перепада давления в каждой лаборатории, журналирование и сигнализация (ISO/IEC 17025, п. 6.3.3).</w:t>
        </w:r>
      </w:ins>
    </w:p>
    <w:p w14:paraId="5C110A1F" w14:textId="77777777" w:rsidR="009F6FDE" w:rsidRDefault="00000000">
      <w:pPr>
        <w:numPr>
          <w:ilvl w:val="0"/>
          <w:numId w:val="2"/>
        </w:numPr>
        <w:rPr>
          <w:ins w:id="230" w:author="Кузнецова" w:date="2026-10-08T09:00:00Z"/>
          <w:color w:val="000000" w:themeColor="text1"/>
        </w:rPr>
      </w:pPr>
      <w:ins w:id="231" w:author="Кузнецова" w:date="2026-10-08T09:00:00Z">
        <w:r>
          <w:rPr>
            <w:b/>
            <w:bCs/>
            <w:color w:val="000000" w:themeColor="text1"/>
          </w:rPr>
          <w:t>Резерв:</w:t>
        </w:r>
        <w:r>
          <w:rPr>
            <w:color w:val="000000" w:themeColor="text1"/>
          </w:rPr>
          <w:t xml:space="preserve"> заложить 20–30 % площадей и мощностей инженерных систем на рост лаборатории.</w:t>
        </w:r>
      </w:ins>
    </w:p>
    <w:p w14:paraId="14BE3CAD" w14:textId="77777777" w:rsidR="009F6FDE" w:rsidRDefault="009F6FDE">
      <w:pPr>
        <w:widowControl w:val="0"/>
        <w:pBdr>
          <w:top w:val="nil"/>
          <w:left w:val="nil"/>
          <w:bottom w:val="nil"/>
          <w:right w:val="nil"/>
          <w:between w:val="nil"/>
        </w:pBdr>
        <w:rPr>
          <w:ins w:id="232" w:author="Кузнецова" w:date="2026-10-08T09:00:00Z"/>
          <w:color w:val="000000" w:themeColor="text1"/>
        </w:rPr>
      </w:pPr>
    </w:p>
    <w:p w14:paraId="612A8486" w14:textId="77777777" w:rsidR="009F6FDE" w:rsidRDefault="00000000">
      <w:pPr>
        <w:rPr>
          <w:ins w:id="233" w:author="Кузнецова" w:date="2026-10-08T09:00:00Z"/>
          <w:color w:val="000000" w:themeColor="text1"/>
        </w:rPr>
      </w:pPr>
      <w:ins w:id="234" w:author="Кузнецова" w:date="2026-10-08T09:00:00Z">
        <w:r>
          <w:rPr>
            <w:b/>
            <w:bCs/>
            <w:color w:val="000000" w:themeColor="text1"/>
          </w:rPr>
          <w:t>8. Решения, которые нужно принять до начала проектирования</w:t>
        </w:r>
      </w:ins>
    </w:p>
    <w:p w14:paraId="372AF40E" w14:textId="77777777" w:rsidR="009F6FDE" w:rsidRDefault="009F6FDE">
      <w:pPr>
        <w:widowControl w:val="0"/>
        <w:pBdr>
          <w:top w:val="nil"/>
          <w:left w:val="nil"/>
          <w:bottom w:val="nil"/>
          <w:right w:val="nil"/>
          <w:between w:val="nil"/>
        </w:pBdr>
        <w:rPr>
          <w:ins w:id="235" w:author="Кузнецова" w:date="2026-10-08T09:00:00Z"/>
          <w:color w:val="000000" w:themeColor="text1"/>
        </w:rPr>
      </w:pPr>
    </w:p>
    <w:p w14:paraId="05E17BBB" w14:textId="77777777" w:rsidR="009F6FDE" w:rsidRDefault="00000000">
      <w:pPr>
        <w:numPr>
          <w:ilvl w:val="0"/>
          <w:numId w:val="2"/>
        </w:numPr>
        <w:rPr>
          <w:ins w:id="236" w:author="Кузнецова" w:date="2026-10-08T09:00:00Z"/>
          <w:color w:val="000000" w:themeColor="text1"/>
        </w:rPr>
      </w:pPr>
      <w:ins w:id="237" w:author="Кузнецова" w:date="2026-10-08T09:00:00Z">
        <w:r>
          <w:rPr>
            <w:b/>
            <w:bCs/>
            <w:color w:val="000000" w:themeColor="text1"/>
          </w:rPr>
          <w:t>Эталонный метод для PM10/PM2.5:</w:t>
        </w:r>
        <w:r>
          <w:rPr>
            <w:color w:val="000000" w:themeColor="text1"/>
          </w:rPr>
          <w:t xml:space="preserve"> EN 12341, метод EPA или национальный стандарт — определяет климат весовой.</w:t>
        </w:r>
      </w:ins>
    </w:p>
    <w:p w14:paraId="365462B7" w14:textId="77777777" w:rsidR="009F6FDE" w:rsidRDefault="00000000">
      <w:pPr>
        <w:numPr>
          <w:ilvl w:val="0"/>
          <w:numId w:val="2"/>
        </w:numPr>
        <w:rPr>
          <w:ins w:id="238" w:author="Кузнецова" w:date="2026-10-08T09:00:00Z"/>
          <w:color w:val="000000" w:themeColor="text1"/>
        </w:rPr>
      </w:pPr>
      <w:ins w:id="239" w:author="Кузнецова" w:date="2026-10-08T09:00:00Z">
        <w:r>
          <w:rPr>
            <w:b/>
            <w:bCs/>
            <w:color w:val="000000" w:themeColor="text1"/>
          </w:rPr>
          <w:t>Объем задач:</w:t>
        </w:r>
        <w:r>
          <w:rPr>
            <w:color w:val="000000" w:themeColor="text1"/>
          </w:rPr>
          <w:t xml:space="preserve"> включать ли экотоксикологию (нужна культуральная комната) и микробиологию питьевой воды (нужен отдельный блок со своей вентиляцией).</w:t>
        </w:r>
      </w:ins>
    </w:p>
    <w:p w14:paraId="5E5BDFA5" w14:textId="77777777" w:rsidR="009F6FDE" w:rsidRDefault="00000000">
      <w:pPr>
        <w:numPr>
          <w:ilvl w:val="0"/>
          <w:numId w:val="2"/>
        </w:numPr>
        <w:rPr>
          <w:ins w:id="240" w:author="Кузнецова" w:date="2026-10-08T09:00:00Z"/>
          <w:color w:val="000000" w:themeColor="text1"/>
        </w:rPr>
      </w:pPr>
      <w:ins w:id="241" w:author="Кузнецова" w:date="2026-10-08T09:00:00Z">
        <w:r>
          <w:rPr>
            <w:b/>
            <w:bCs/>
            <w:color w:val="000000" w:themeColor="text1"/>
          </w:rPr>
          <w:t>Размещение станции мониторинга и лидара:</w:t>
        </w:r>
        <w:r>
          <w:rPr>
            <w:color w:val="000000" w:themeColor="text1"/>
          </w:rPr>
          <w:t xml:space="preserve"> на участке или на кровле с разнесением от труб вытяжки.</w:t>
        </w:r>
      </w:ins>
    </w:p>
    <w:p w14:paraId="059F9CA1" w14:textId="77777777" w:rsidR="009F6FDE" w:rsidRDefault="00000000">
      <w:pPr>
        <w:numPr>
          <w:ilvl w:val="0"/>
          <w:numId w:val="2"/>
        </w:numPr>
        <w:rPr>
          <w:ins w:id="242" w:author="Кузнецова" w:date="2026-10-08T09:00:00Z"/>
          <w:color w:val="000000" w:themeColor="text1"/>
        </w:rPr>
      </w:pPr>
      <w:ins w:id="243" w:author="Кузнецова" w:date="2026-10-08T09:00:00Z">
        <w:r>
          <w:rPr>
            <w:b/>
            <w:bCs/>
            <w:color w:val="000000" w:themeColor="text1"/>
          </w:rPr>
          <w:t>Исходные данные от поставщиков:</w:t>
        </w:r>
        <w:r>
          <w:rPr>
            <w:color w:val="000000" w:themeColor="text1"/>
          </w:rPr>
          <w:t xml:space="preserve"> требования к площадке (site prep) по каждому прибору — масса, габариты упаковки, тепловыделение, питание, газы, вытяжки; свести в единую матрицу инженерных нагрузок.</w:t>
        </w:r>
      </w:ins>
    </w:p>
    <w:p w14:paraId="57487E3D" w14:textId="77777777" w:rsidR="009F6FDE" w:rsidRDefault="00000000">
      <w:pPr>
        <w:numPr>
          <w:ilvl w:val="0"/>
          <w:numId w:val="2"/>
        </w:numPr>
        <w:rPr>
          <w:ins w:id="244" w:author="Кузнецова" w:date="2026-10-08T09:00:00Z"/>
          <w:color w:val="000000" w:themeColor="text1"/>
        </w:rPr>
      </w:pPr>
      <w:ins w:id="245" w:author="Кузнецова" w:date="2026-10-08T09:00:00Z">
        <w:r>
          <w:rPr>
            <w:b/>
            <w:bCs/>
            <w:color w:val="000000" w:themeColor="text1"/>
          </w:rPr>
          <w:t>Загрузка:</w:t>
        </w:r>
        <w:r>
          <w:rPr>
            <w:color w:val="000000" w:themeColor="text1"/>
          </w:rPr>
          <w:t xml:space="preserve"> прогноз числа проб в год по каждой матрице и число вытяжных шкафов по комнатам.</w:t>
        </w:r>
      </w:ins>
    </w:p>
    <w:sectPr w:rsidR="009F6FDE" w:rsidSect="00C546B4">
      <w:pgSz w:w="12240" w:h="15840"/>
      <w:pgMar w:top="1134" w:right="851" w:bottom="851" w:left="1701"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55017627-04E9-5D4E-934C-6DB92EDBCDD7}"/>
    <w:embedBold r:id="rId2" w:fontKey="{D1379CEB-64A9-EE42-B024-18584CEBAF30}"/>
    <w:embedItalic r:id="rId3" w:fontKey="{0D4C3355-1D37-144E-9A36-291F99F73AC4}"/>
  </w:font>
  <w:font w:name="Times New Roman">
    <w:panose1 w:val="02020603050405020304"/>
    <w:charset w:val="00"/>
    <w:family w:val="roman"/>
    <w:pitch w:val="variable"/>
    <w:sig w:usb0="E0002EFF" w:usb1="C000785B" w:usb2="00000009" w:usb3="00000000" w:csb0="000001FF" w:csb1="00000000"/>
    <w:embedRegular r:id="rId4" w:fontKey="{5871EC70-7DBF-A34A-9EE7-9B1E2ED6307D}"/>
  </w:font>
  <w:font w:name="Calibri">
    <w:panose1 w:val="020F0502020204030204"/>
    <w:charset w:val="CC"/>
    <w:family w:val="swiss"/>
    <w:pitch w:val="variable"/>
    <w:sig w:usb0="E4002EFF" w:usb1="C200247B" w:usb2="00000009" w:usb3="00000000" w:csb0="000001FF" w:csb1="00000000"/>
    <w:embedRegular r:id="rId5" w:fontKey="{1EC7A038-1051-534D-A5FF-C0E6EC863AAF}"/>
  </w:font>
  <w:font w:name="Cambria">
    <w:panose1 w:val="02040503050406030204"/>
    <w:charset w:val="00"/>
    <w:family w:val="roman"/>
    <w:pitch w:val="variable"/>
    <w:sig w:usb0="E00002FF" w:usb1="400004FF" w:usb2="00000000" w:usb3="00000000" w:csb0="0000019F" w:csb1="00000000"/>
    <w:embedRegular r:id="rId6" w:fontKey="{8556494E-6A18-5148-A367-96A5FEED219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5A64CC"/>
    <w:multiLevelType w:val="multilevel"/>
    <w:tmpl w:val="67C2D4E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EC37497"/>
    <w:multiLevelType w:val="multilevel"/>
    <w:tmpl w:val="17AA4AC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8A471F2"/>
    <w:multiLevelType w:val="multilevel"/>
    <w:tmpl w:val="541E93D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B946002"/>
    <w:multiLevelType w:val="multilevel"/>
    <w:tmpl w:val="14D828E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97466291">
    <w:abstractNumId w:val="3"/>
  </w:num>
  <w:num w:numId="2" w16cid:durableId="919825723">
    <w:abstractNumId w:val="1"/>
  </w:num>
  <w:num w:numId="3" w16cid:durableId="296374039">
    <w:abstractNumId w:val="0"/>
  </w:num>
  <w:num w:numId="4" w16cid:durableId="90629991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1C5"/>
    <w:rsid w:val="00042264"/>
    <w:rsid w:val="000706F5"/>
    <w:rsid w:val="002823E5"/>
    <w:rsid w:val="009F6FDE"/>
    <w:rsid w:val="00C546B4"/>
    <w:rsid w:val="00F131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5F3D0"/>
  <w15:docId w15:val="{A111EBFB-A02A-4F98-BE76-F441C7BE1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4857</Words>
  <Characters>27689</Characters>
  <Application>Microsoft Office Word</Application>
  <DocSecurity>0</DocSecurity>
  <Lines>230</Lines>
  <Paragraphs>64</Paragraphs>
  <ScaleCrop>false</ScaleCrop>
  <Company/>
  <LinksUpToDate>false</LinksUpToDate>
  <CharactersWithSpaces>32482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Mohammad Alrasheed</cp:lastModifiedBy>
  <cp:revision>2</cp:revision>
  <dcterms:created xsi:type="dcterms:W3CDTF">2026-10-08T06:08:00Z</dcterms:created>
  <dcterms:modified xsi:type="dcterms:W3CDTF">2026-10-08T06:08:00Z</dcterms:modified>
</cp:coreProperties>
</file>